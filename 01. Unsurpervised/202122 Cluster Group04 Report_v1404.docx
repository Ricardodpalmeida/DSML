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DAD87" w14:textId="6AA94C46" w:rsidR="00612C0A" w:rsidRDefault="005F5CD4" w:rsidP="00A108C2">
      <w:pPr>
        <w:jc w:val="center"/>
        <w:rPr>
          <w:rFonts w:cs="Arial"/>
          <w:sz w:val="40"/>
          <w:szCs w:val="40"/>
          <w:lang w:val="en-GB"/>
        </w:rPr>
      </w:pPr>
      <w:r>
        <w:rPr>
          <w:rFonts w:cs="Arial"/>
          <w:noProof/>
          <w:sz w:val="32"/>
          <w:szCs w:val="32"/>
          <w:lang w:val="en-GB"/>
        </w:rPr>
        <mc:AlternateContent>
          <mc:Choice Requires="wps">
            <w:drawing>
              <wp:anchor distT="0" distB="0" distL="114300" distR="114300" simplePos="0" relativeHeight="251661312" behindDoc="0" locked="0" layoutInCell="1" allowOverlap="1" wp14:anchorId="1AA6742A" wp14:editId="628B267C">
                <wp:simplePos x="0" y="0"/>
                <wp:positionH relativeFrom="column">
                  <wp:posOffset>6174105</wp:posOffset>
                </wp:positionH>
                <wp:positionV relativeFrom="paragraph">
                  <wp:posOffset>-353060</wp:posOffset>
                </wp:positionV>
                <wp:extent cx="434340" cy="10774680"/>
                <wp:effectExtent l="0" t="0" r="22860" b="26670"/>
                <wp:wrapNone/>
                <wp:docPr id="8" name="Rectangle 8"/>
                <wp:cNvGraphicFramePr/>
                <a:graphic xmlns:a="http://schemas.openxmlformats.org/drawingml/2006/main">
                  <a:graphicData uri="http://schemas.microsoft.com/office/word/2010/wordprocessingShape">
                    <wps:wsp>
                      <wps:cNvSpPr/>
                      <wps:spPr>
                        <a:xfrm>
                          <a:off x="0" y="0"/>
                          <a:ext cx="434340" cy="10774680"/>
                        </a:xfrm>
                        <a:prstGeom prst="rect">
                          <a:avLst/>
                        </a:prstGeom>
                        <a:solidFill>
                          <a:srgbClr val="ADDD43"/>
                        </a:solidFill>
                        <a:ln>
                          <a:solidFill>
                            <a:srgbClr val="ADDD4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3158E1" id="Rectangle 8" o:spid="_x0000_s1026" style="position:absolute;margin-left:486.15pt;margin-top:-27.8pt;width:34.2pt;height:84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" fillcolor="#addd43" strokecolor="#addd43" strokeweight="1pt"/>
            </w:pict>
          </mc:Fallback>
        </mc:AlternateContent>
      </w:r>
      <w:r w:rsidR="00953289">
        <w:rPr>
          <w:rFonts w:cs="Arial"/>
          <w:noProof/>
          <w:sz w:val="32"/>
          <w:szCs w:val="32"/>
          <w:lang w:val="en-GB"/>
        </w:rPr>
        <w:drawing>
          <wp:anchor distT="0" distB="0" distL="114300" distR="114300" simplePos="0" relativeHeight="251658240" behindDoc="0" locked="0" layoutInCell="1" allowOverlap="1" wp14:anchorId="55107DED" wp14:editId="2D2C0C18">
            <wp:simplePos x="0" y="0"/>
            <wp:positionH relativeFrom="column">
              <wp:posOffset>201930</wp:posOffset>
            </wp:positionH>
            <wp:positionV relativeFrom="paragraph">
              <wp:posOffset>367030</wp:posOffset>
            </wp:positionV>
            <wp:extent cx="2190750" cy="1993900"/>
            <wp:effectExtent l="0" t="0" r="0" b="635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8" cstate="print">
                      <a:extLst>
                        <a:ext uri="{28A0092B-C50C-407E-A947-70E740481C1C}">
                          <a14:useLocalDpi xmlns:a14="http://schemas.microsoft.com/office/drawing/2010/main" val="0"/>
                        </a:ext>
                      </a:extLst>
                    </a:blip>
                    <a:srcRect l="18624" r="15473"/>
                    <a:stretch/>
                  </pic:blipFill>
                  <pic:spPr bwMode="auto">
                    <a:xfrm>
                      <a:off x="0" y="0"/>
                      <a:ext cx="2190750"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E803C" w14:textId="43248258" w:rsidR="00612C0A" w:rsidRDefault="00612C0A" w:rsidP="00A108C2">
      <w:pPr>
        <w:jc w:val="center"/>
        <w:rPr>
          <w:rFonts w:cs="Arial"/>
          <w:sz w:val="40"/>
          <w:szCs w:val="40"/>
          <w:lang w:val="en-GB"/>
        </w:rPr>
      </w:pPr>
    </w:p>
    <w:p w14:paraId="4BAB1E79" w14:textId="68EE2656" w:rsidR="00612C0A" w:rsidRDefault="00612C0A" w:rsidP="00A108C2">
      <w:pPr>
        <w:jc w:val="center"/>
        <w:rPr>
          <w:rFonts w:cs="Arial"/>
          <w:sz w:val="40"/>
          <w:szCs w:val="40"/>
          <w:lang w:val="en-GB"/>
        </w:rPr>
      </w:pPr>
    </w:p>
    <w:p w14:paraId="66C3FE99" w14:textId="43765B02" w:rsidR="00E35A58" w:rsidRDefault="00E35A58" w:rsidP="00A108C2">
      <w:pPr>
        <w:jc w:val="center"/>
        <w:rPr>
          <w:rFonts w:cs="Arial"/>
          <w:sz w:val="40"/>
          <w:szCs w:val="40"/>
          <w:lang w:val="en-GB"/>
        </w:rPr>
      </w:pPr>
    </w:p>
    <w:p w14:paraId="775F5103" w14:textId="1EB3D189" w:rsidR="00E35A58" w:rsidRDefault="00E35A58" w:rsidP="00A108C2">
      <w:pPr>
        <w:jc w:val="center"/>
        <w:rPr>
          <w:rFonts w:cs="Arial"/>
          <w:sz w:val="40"/>
          <w:szCs w:val="40"/>
          <w:lang w:val="en-GB"/>
        </w:rPr>
      </w:pPr>
    </w:p>
    <w:p w14:paraId="737A288B" w14:textId="7F07A7F0" w:rsidR="00E35A58" w:rsidRDefault="00E35A58" w:rsidP="00A108C2">
      <w:pPr>
        <w:jc w:val="center"/>
        <w:rPr>
          <w:rFonts w:cs="Arial"/>
          <w:sz w:val="40"/>
          <w:szCs w:val="40"/>
          <w:lang w:val="en-GB"/>
        </w:rPr>
      </w:pPr>
    </w:p>
    <w:p w14:paraId="42FE8216" w14:textId="2878DA74" w:rsidR="00612C0A" w:rsidRDefault="00612C0A" w:rsidP="00612C0A">
      <w:pPr>
        <w:jc w:val="center"/>
        <w:rPr>
          <w:rFonts w:cs="Arial"/>
          <w:sz w:val="36"/>
          <w:szCs w:val="36"/>
          <w:lang w:val="en-GB"/>
        </w:rPr>
      </w:pPr>
    </w:p>
    <w:p w14:paraId="78C30ECE" w14:textId="60D5E9C7" w:rsidR="00612C0A" w:rsidRPr="00953289" w:rsidRDefault="00E35A58" w:rsidP="00612C0A">
      <w:pPr>
        <w:jc w:val="center"/>
        <w:rPr>
          <w:rFonts w:cs="Arial"/>
          <w:sz w:val="32"/>
          <w:szCs w:val="32"/>
          <w:lang w:val="en-GB"/>
        </w:rPr>
      </w:pPr>
      <w:r w:rsidRPr="00953289">
        <w:rPr>
          <w:rFonts w:cs="Arial"/>
          <w:sz w:val="32"/>
          <w:szCs w:val="32"/>
          <w:lang w:val="en-GB"/>
        </w:rPr>
        <w:t>D</w:t>
      </w:r>
      <w:r w:rsidR="00612C0A" w:rsidRPr="00953289">
        <w:rPr>
          <w:rFonts w:cs="Arial"/>
          <w:sz w:val="32"/>
          <w:szCs w:val="32"/>
          <w:lang w:val="en-GB"/>
        </w:rPr>
        <w:t>ATA SCIENCE AND MACHINE LEARNING</w:t>
      </w:r>
    </w:p>
    <w:p w14:paraId="49923991" w14:textId="4F60AC5B" w:rsidR="00A108C2" w:rsidRDefault="00A108C2" w:rsidP="00A108C2">
      <w:pPr>
        <w:jc w:val="center"/>
        <w:rPr>
          <w:rFonts w:cs="Arial"/>
          <w:b/>
          <w:bCs/>
          <w:sz w:val="40"/>
          <w:szCs w:val="40"/>
          <w:lang w:val="en-GB"/>
        </w:rPr>
      </w:pPr>
      <w:proofErr w:type="spellStart"/>
      <w:r w:rsidRPr="00953289">
        <w:rPr>
          <w:rFonts w:cs="Arial"/>
          <w:b/>
          <w:bCs/>
          <w:sz w:val="40"/>
          <w:szCs w:val="40"/>
          <w:lang w:val="en-GB"/>
        </w:rPr>
        <w:t>BookMe</w:t>
      </w:r>
      <w:proofErr w:type="spellEnd"/>
      <w:r w:rsidR="00B35308">
        <w:rPr>
          <w:rFonts w:cs="Arial"/>
          <w:b/>
          <w:bCs/>
          <w:sz w:val="40"/>
          <w:szCs w:val="40"/>
          <w:lang w:val="en-GB"/>
        </w:rPr>
        <w:t xml:space="preserve"> Project</w:t>
      </w:r>
    </w:p>
    <w:p w14:paraId="4A5F9446" w14:textId="4FC810C7" w:rsidR="00953289" w:rsidRDefault="00953289" w:rsidP="00A108C2">
      <w:pPr>
        <w:jc w:val="center"/>
        <w:rPr>
          <w:rFonts w:cs="Arial"/>
          <w:b/>
          <w:bCs/>
          <w:sz w:val="40"/>
          <w:szCs w:val="40"/>
          <w:lang w:val="en-GB"/>
        </w:rPr>
      </w:pPr>
    </w:p>
    <w:p w14:paraId="493889D8" w14:textId="190CFE5C" w:rsidR="00953289" w:rsidRDefault="00953289" w:rsidP="00A108C2">
      <w:pPr>
        <w:jc w:val="center"/>
        <w:rPr>
          <w:rFonts w:cs="Arial"/>
          <w:b/>
          <w:bCs/>
          <w:sz w:val="40"/>
          <w:szCs w:val="40"/>
          <w:lang w:val="en-GB"/>
        </w:rPr>
      </w:pPr>
    </w:p>
    <w:p w14:paraId="2286CF90" w14:textId="28D58D5F" w:rsidR="00953289" w:rsidRDefault="00953289" w:rsidP="00A108C2">
      <w:pPr>
        <w:jc w:val="center"/>
        <w:rPr>
          <w:rFonts w:cs="Arial"/>
          <w:b/>
          <w:bCs/>
          <w:sz w:val="40"/>
          <w:szCs w:val="40"/>
          <w:lang w:val="en-GB"/>
        </w:rPr>
      </w:pPr>
    </w:p>
    <w:p w14:paraId="239D48FC" w14:textId="6405AC5C" w:rsidR="00953289" w:rsidRDefault="00953289" w:rsidP="00A108C2">
      <w:pPr>
        <w:jc w:val="center"/>
        <w:rPr>
          <w:rFonts w:cs="Arial"/>
          <w:b/>
          <w:bCs/>
          <w:sz w:val="40"/>
          <w:szCs w:val="40"/>
          <w:lang w:val="en-GB"/>
        </w:rPr>
      </w:pPr>
    </w:p>
    <w:p w14:paraId="48B223D5" w14:textId="7515771F" w:rsidR="00953289" w:rsidRDefault="00953289" w:rsidP="00A108C2">
      <w:pPr>
        <w:jc w:val="center"/>
        <w:rPr>
          <w:rFonts w:cs="Arial"/>
          <w:b/>
          <w:bCs/>
          <w:sz w:val="40"/>
          <w:szCs w:val="40"/>
          <w:lang w:val="en-GB"/>
        </w:rPr>
      </w:pPr>
    </w:p>
    <w:p w14:paraId="5387CACF" w14:textId="1B7C4C6E" w:rsidR="00953289" w:rsidRDefault="00953289" w:rsidP="00A108C2">
      <w:pPr>
        <w:jc w:val="center"/>
        <w:rPr>
          <w:rFonts w:cs="Arial"/>
          <w:b/>
          <w:bCs/>
          <w:sz w:val="40"/>
          <w:szCs w:val="40"/>
          <w:lang w:val="en-GB"/>
        </w:rPr>
      </w:pPr>
    </w:p>
    <w:p w14:paraId="0A8CDAA7" w14:textId="58ACDF1B" w:rsidR="00953289" w:rsidRDefault="00953289" w:rsidP="00A108C2">
      <w:pPr>
        <w:jc w:val="center"/>
        <w:rPr>
          <w:rFonts w:cs="Arial"/>
          <w:b/>
          <w:bCs/>
          <w:sz w:val="40"/>
          <w:szCs w:val="40"/>
          <w:lang w:val="en-GB"/>
        </w:rPr>
      </w:pPr>
    </w:p>
    <w:p w14:paraId="4AAB3D1E" w14:textId="77777777" w:rsidR="00953289" w:rsidRPr="00953289" w:rsidRDefault="00953289" w:rsidP="00A108C2">
      <w:pPr>
        <w:jc w:val="center"/>
        <w:rPr>
          <w:rFonts w:cs="Arial"/>
          <w:b/>
          <w:bCs/>
          <w:sz w:val="40"/>
          <w:szCs w:val="40"/>
          <w:lang w:val="en-GB"/>
        </w:rPr>
      </w:pPr>
    </w:p>
    <w:p w14:paraId="580A98EF" w14:textId="38FE36D2" w:rsidR="00A108C2" w:rsidRDefault="00A108C2" w:rsidP="00A108C2">
      <w:pPr>
        <w:jc w:val="center"/>
        <w:rPr>
          <w:rFonts w:cs="Arial"/>
          <w:sz w:val="32"/>
          <w:szCs w:val="32"/>
          <w:lang w:val="en-GB"/>
        </w:rPr>
      </w:pPr>
      <w:r w:rsidRPr="00A108C2">
        <w:rPr>
          <w:rFonts w:cs="Arial"/>
          <w:sz w:val="32"/>
          <w:szCs w:val="32"/>
          <w:lang w:val="en-GB"/>
        </w:rPr>
        <w:t>April 17</w:t>
      </w:r>
      <w:r w:rsidRPr="00A108C2">
        <w:rPr>
          <w:rFonts w:cs="Arial"/>
          <w:sz w:val="32"/>
          <w:szCs w:val="32"/>
          <w:vertAlign w:val="superscript"/>
          <w:lang w:val="en-GB"/>
        </w:rPr>
        <w:t>th</w:t>
      </w:r>
      <w:r w:rsidRPr="00A108C2">
        <w:rPr>
          <w:rFonts w:cs="Arial"/>
          <w:sz w:val="32"/>
          <w:szCs w:val="32"/>
          <w:lang w:val="en-GB"/>
        </w:rPr>
        <w:t>, 2022</w:t>
      </w:r>
    </w:p>
    <w:p w14:paraId="62CA6089" w14:textId="369EDF72" w:rsidR="00E35A58" w:rsidRDefault="00E35A58" w:rsidP="00A108C2">
      <w:pPr>
        <w:jc w:val="center"/>
        <w:rPr>
          <w:rFonts w:cs="Arial"/>
          <w:sz w:val="32"/>
          <w:szCs w:val="32"/>
          <w:lang w:val="en-GB"/>
        </w:rPr>
      </w:pPr>
    </w:p>
    <w:p w14:paraId="08975F7F" w14:textId="087862D7" w:rsidR="00E35A58" w:rsidRPr="00A108C2" w:rsidRDefault="00E35A58" w:rsidP="00A108C2">
      <w:pPr>
        <w:jc w:val="center"/>
        <w:rPr>
          <w:rFonts w:cs="Arial"/>
          <w:sz w:val="32"/>
          <w:szCs w:val="32"/>
          <w:lang w:val="en-GB"/>
        </w:rPr>
      </w:pPr>
    </w:p>
    <w:p w14:paraId="2999ECB5" w14:textId="0CECF9F3" w:rsidR="00A108C2" w:rsidRPr="00A108C2" w:rsidRDefault="00A108C2" w:rsidP="00A108C2">
      <w:pPr>
        <w:jc w:val="center"/>
        <w:rPr>
          <w:rFonts w:cs="Arial"/>
          <w:sz w:val="32"/>
          <w:szCs w:val="32"/>
          <w:lang w:val="en-GB"/>
        </w:rPr>
      </w:pPr>
    </w:p>
    <w:p w14:paraId="2868599B" w14:textId="2636C292" w:rsidR="00650018" w:rsidRPr="00A108C2" w:rsidRDefault="00650018">
      <w:pPr>
        <w:rPr>
          <w:lang w:val="en-GB"/>
        </w:rPr>
      </w:pPr>
    </w:p>
    <w:p w14:paraId="265B2D2C" w14:textId="77777777" w:rsidR="00953289" w:rsidRDefault="00F7738C" w:rsidP="00953289">
      <w:pPr>
        <w:spacing w:after="160" w:line="259" w:lineRule="auto"/>
        <w:rPr>
          <w:lang w:val="en-US"/>
        </w:rPr>
      </w:pPr>
      <w:r>
        <w:rPr>
          <w:lang w:val="en-US"/>
        </w:rPr>
        <w:br w:type="page"/>
      </w:r>
    </w:p>
    <w:p w14:paraId="4FE9AAD7" w14:textId="6C23B49A" w:rsidR="00953289" w:rsidRPr="00D5366E" w:rsidRDefault="00953289" w:rsidP="00D5366E">
      <w:pPr>
        <w:rPr>
          <w:b/>
          <w:bCs/>
          <w:sz w:val="24"/>
          <w:szCs w:val="28"/>
          <w:lang w:val="en-US"/>
        </w:rPr>
      </w:pPr>
      <w:r w:rsidRPr="00D5366E">
        <w:rPr>
          <w:b/>
          <w:bCs/>
          <w:sz w:val="24"/>
          <w:szCs w:val="28"/>
          <w:lang w:val="en-US"/>
        </w:rPr>
        <w:lastRenderedPageBreak/>
        <w:t>Data Science and Machine Learning</w:t>
      </w:r>
    </w:p>
    <w:p w14:paraId="1BEEFBE9" w14:textId="5E2E6AE8" w:rsidR="00953289" w:rsidRDefault="00953289" w:rsidP="00953289">
      <w:pPr>
        <w:spacing w:after="160" w:line="259" w:lineRule="auto"/>
        <w:rPr>
          <w:lang w:val="en-US"/>
        </w:rPr>
      </w:pPr>
      <w:proofErr w:type="spellStart"/>
      <w:r w:rsidRPr="00AC7F36">
        <w:rPr>
          <w:b/>
          <w:bCs/>
          <w:lang w:val="en-US"/>
        </w:rPr>
        <w:t>BookMe</w:t>
      </w:r>
      <w:proofErr w:type="spellEnd"/>
      <w:r w:rsidR="00B35308">
        <w:rPr>
          <w:b/>
          <w:bCs/>
          <w:lang w:val="en-US"/>
        </w:rPr>
        <w:t xml:space="preserve"> Project</w:t>
      </w:r>
    </w:p>
    <w:p w14:paraId="30B844F1" w14:textId="77777777" w:rsidR="00953289" w:rsidRDefault="00953289" w:rsidP="00953289">
      <w:pPr>
        <w:spacing w:after="160" w:line="259" w:lineRule="auto"/>
        <w:rPr>
          <w:lang w:val="en-US"/>
        </w:rPr>
      </w:pPr>
    </w:p>
    <w:p w14:paraId="6098754E" w14:textId="77777777" w:rsidR="00953289" w:rsidRPr="00D5366E" w:rsidRDefault="00953289" w:rsidP="00D5366E">
      <w:pPr>
        <w:rPr>
          <w:b/>
          <w:bCs/>
          <w:i/>
          <w:iCs/>
          <w:sz w:val="22"/>
          <w:szCs w:val="24"/>
          <w:lang w:val="en-US"/>
        </w:rPr>
      </w:pPr>
      <w:r w:rsidRPr="00D5366E">
        <w:rPr>
          <w:b/>
          <w:bCs/>
          <w:i/>
          <w:iCs/>
          <w:sz w:val="22"/>
          <w:szCs w:val="24"/>
          <w:lang w:val="en-US"/>
        </w:rPr>
        <w:t>Group Members:</w:t>
      </w:r>
    </w:p>
    <w:p w14:paraId="06547FC7" w14:textId="701D75B4" w:rsidR="00953289" w:rsidRDefault="00953289" w:rsidP="00953289">
      <w:pPr>
        <w:spacing w:after="160" w:line="259" w:lineRule="auto"/>
        <w:rPr>
          <w:i/>
          <w:iCs/>
          <w:lang w:val="en-GB"/>
        </w:rPr>
      </w:pPr>
      <w:r w:rsidRPr="005F5CD4">
        <w:rPr>
          <w:lang w:val="en-GB"/>
        </w:rPr>
        <w:t>Mariana Dias Gil</w:t>
      </w:r>
      <w:r w:rsidR="00B65835" w:rsidRPr="005F5CD4">
        <w:rPr>
          <w:lang w:val="en-GB"/>
        </w:rPr>
        <w:t xml:space="preserve">, </w:t>
      </w:r>
      <w:r w:rsidR="00B65835" w:rsidRPr="005F5CD4">
        <w:rPr>
          <w:i/>
          <w:iCs/>
          <w:lang w:val="en-GB"/>
        </w:rPr>
        <w:t>nº 20211043</w:t>
      </w:r>
    </w:p>
    <w:p w14:paraId="35395C06" w14:textId="6FAE5308" w:rsidR="00F67A48" w:rsidRPr="00F67A48" w:rsidRDefault="00F67A48" w:rsidP="00953289">
      <w:pPr>
        <w:spacing w:after="160" w:line="259" w:lineRule="auto"/>
        <w:rPr>
          <w:i/>
          <w:iCs/>
        </w:rPr>
      </w:pPr>
      <w:r w:rsidRPr="00F67A48">
        <w:t xml:space="preserve">Pedro Bernardes, </w:t>
      </w:r>
      <w:r w:rsidRPr="00F67A48">
        <w:rPr>
          <w:i/>
          <w:iCs/>
        </w:rPr>
        <w:t>n</w:t>
      </w:r>
      <w:r>
        <w:rPr>
          <w:i/>
          <w:iCs/>
        </w:rPr>
        <w:t>º</w:t>
      </w:r>
      <w:r w:rsidRPr="00F67A48">
        <w:rPr>
          <w:i/>
          <w:iCs/>
        </w:rPr>
        <w:t>20211774</w:t>
      </w:r>
    </w:p>
    <w:p w14:paraId="16D68016" w14:textId="26C6CA7E" w:rsidR="00953289" w:rsidRDefault="00953289" w:rsidP="00953289">
      <w:pPr>
        <w:spacing w:after="160" w:line="259" w:lineRule="auto"/>
      </w:pPr>
      <w:r w:rsidRPr="00953289">
        <w:t>Ricardo Daniel Pacheco De Almeida</w:t>
      </w:r>
      <w:r w:rsidR="00B65835">
        <w:t xml:space="preserve">, </w:t>
      </w:r>
      <w:r w:rsidR="00B65835" w:rsidRPr="00B65835">
        <w:rPr>
          <w:i/>
          <w:iCs/>
        </w:rPr>
        <w:t>nº 20201335</w:t>
      </w:r>
    </w:p>
    <w:p w14:paraId="6A2E1D4C" w14:textId="08906F2A" w:rsidR="00A108C2" w:rsidRPr="00953289" w:rsidRDefault="00953289" w:rsidP="00953289">
      <w:pPr>
        <w:spacing w:after="160" w:line="259" w:lineRule="auto"/>
      </w:pPr>
      <w:r w:rsidRPr="00953289">
        <w:t>Soraia Andreia Anselmo Alves</w:t>
      </w:r>
      <w:r w:rsidR="00B65835">
        <w:t xml:space="preserve">, </w:t>
      </w:r>
      <w:r w:rsidR="00B65835" w:rsidRPr="00B65835">
        <w:rPr>
          <w:i/>
          <w:iCs/>
        </w:rPr>
        <w:t>nº 20201840</w:t>
      </w:r>
      <w:r>
        <w:t xml:space="preserve"> </w:t>
      </w:r>
      <w:r w:rsidR="00A108C2" w:rsidRPr="00953289">
        <w:br w:type="page"/>
      </w:r>
    </w:p>
    <w:sdt>
      <w:sdtPr>
        <w:rPr>
          <w:rFonts w:ascii="Arial" w:eastAsiaTheme="minorHAnsi" w:hAnsi="Arial" w:cstheme="minorBidi"/>
          <w:color w:val="auto"/>
          <w:sz w:val="20"/>
          <w:szCs w:val="22"/>
          <w:lang w:val="pt-PT"/>
        </w:rPr>
        <w:id w:val="1415127930"/>
        <w:docPartObj>
          <w:docPartGallery w:val="Table of Contents"/>
          <w:docPartUnique/>
        </w:docPartObj>
      </w:sdtPr>
      <w:sdtEndPr>
        <w:rPr>
          <w:b/>
          <w:bCs/>
          <w:noProof/>
        </w:rPr>
      </w:sdtEndPr>
      <w:sdtContent>
        <w:p w14:paraId="53263CE1" w14:textId="08F985CB" w:rsidR="00F7738C" w:rsidRPr="00DF1AB4" w:rsidRDefault="00F7738C">
          <w:pPr>
            <w:pStyle w:val="TOCHeading"/>
            <w:rPr>
              <w:rStyle w:val="Heading1Char"/>
              <w:color w:val="auto"/>
            </w:rPr>
          </w:pPr>
          <w:r w:rsidRPr="00DF1AB4">
            <w:rPr>
              <w:rStyle w:val="Heading1Char"/>
              <w:color w:val="auto"/>
            </w:rPr>
            <w:t>Table of Contents</w:t>
          </w:r>
        </w:p>
        <w:p w14:paraId="71D683B5" w14:textId="3DA30681" w:rsidR="00E169C0" w:rsidRDefault="00F7738C">
          <w:pPr>
            <w:pStyle w:val="TOC1"/>
            <w:tabs>
              <w:tab w:val="right" w:leader="dot" w:pos="10762"/>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0600316" w:history="1">
            <w:r w:rsidR="00E169C0" w:rsidRPr="0002111F">
              <w:rPr>
                <w:rStyle w:val="Hyperlink"/>
                <w:noProof/>
                <w:lang w:val="en-US"/>
              </w:rPr>
              <w:t>Table of Methodologies’ Description</w:t>
            </w:r>
            <w:r w:rsidR="00E169C0">
              <w:rPr>
                <w:noProof/>
                <w:webHidden/>
              </w:rPr>
              <w:tab/>
            </w:r>
            <w:r w:rsidR="00E169C0">
              <w:rPr>
                <w:noProof/>
                <w:webHidden/>
              </w:rPr>
              <w:fldChar w:fldCharType="begin"/>
            </w:r>
            <w:r w:rsidR="00E169C0">
              <w:rPr>
                <w:noProof/>
                <w:webHidden/>
              </w:rPr>
              <w:instrText xml:space="preserve"> PAGEREF _Toc100600316 \h </w:instrText>
            </w:r>
            <w:r w:rsidR="00E169C0">
              <w:rPr>
                <w:noProof/>
                <w:webHidden/>
              </w:rPr>
            </w:r>
            <w:r w:rsidR="00E169C0">
              <w:rPr>
                <w:noProof/>
                <w:webHidden/>
              </w:rPr>
              <w:fldChar w:fldCharType="separate"/>
            </w:r>
            <w:r w:rsidR="00E169C0">
              <w:rPr>
                <w:noProof/>
                <w:webHidden/>
              </w:rPr>
              <w:t>4</w:t>
            </w:r>
            <w:r w:rsidR="00E169C0">
              <w:rPr>
                <w:noProof/>
                <w:webHidden/>
              </w:rPr>
              <w:fldChar w:fldCharType="end"/>
            </w:r>
          </w:hyperlink>
        </w:p>
        <w:p w14:paraId="4D879995" w14:textId="5C55E855" w:rsidR="00E169C0" w:rsidRDefault="006536E0">
          <w:pPr>
            <w:pStyle w:val="TOC1"/>
            <w:tabs>
              <w:tab w:val="right" w:leader="dot" w:pos="10762"/>
            </w:tabs>
            <w:rPr>
              <w:rFonts w:asciiTheme="minorHAnsi" w:eastAsiaTheme="minorEastAsia" w:hAnsiTheme="minorHAnsi"/>
              <w:noProof/>
              <w:sz w:val="22"/>
              <w:lang w:val="en-GB" w:eastAsia="en-GB"/>
            </w:rPr>
          </w:pPr>
          <w:hyperlink w:anchor="_Toc100600317" w:history="1">
            <w:r w:rsidR="00E169C0" w:rsidRPr="0002111F">
              <w:rPr>
                <w:rStyle w:val="Hyperlink"/>
                <w:noProof/>
                <w:lang w:val="en-US"/>
              </w:rPr>
              <w:t>Table of Figures</w:t>
            </w:r>
            <w:r w:rsidR="00E169C0">
              <w:rPr>
                <w:noProof/>
                <w:webHidden/>
              </w:rPr>
              <w:tab/>
            </w:r>
            <w:r w:rsidR="00E169C0">
              <w:rPr>
                <w:noProof/>
                <w:webHidden/>
              </w:rPr>
              <w:fldChar w:fldCharType="begin"/>
            </w:r>
            <w:r w:rsidR="00E169C0">
              <w:rPr>
                <w:noProof/>
                <w:webHidden/>
              </w:rPr>
              <w:instrText xml:space="preserve"> PAGEREF _Toc100600317 \h </w:instrText>
            </w:r>
            <w:r w:rsidR="00E169C0">
              <w:rPr>
                <w:noProof/>
                <w:webHidden/>
              </w:rPr>
            </w:r>
            <w:r w:rsidR="00E169C0">
              <w:rPr>
                <w:noProof/>
                <w:webHidden/>
              </w:rPr>
              <w:fldChar w:fldCharType="separate"/>
            </w:r>
            <w:r w:rsidR="00E169C0">
              <w:rPr>
                <w:noProof/>
                <w:webHidden/>
              </w:rPr>
              <w:t>5</w:t>
            </w:r>
            <w:r w:rsidR="00E169C0">
              <w:rPr>
                <w:noProof/>
                <w:webHidden/>
              </w:rPr>
              <w:fldChar w:fldCharType="end"/>
            </w:r>
          </w:hyperlink>
        </w:p>
        <w:p w14:paraId="661BD972" w14:textId="34D4DE63" w:rsidR="00E169C0" w:rsidRDefault="006536E0">
          <w:pPr>
            <w:pStyle w:val="TOC1"/>
            <w:tabs>
              <w:tab w:val="left" w:pos="440"/>
              <w:tab w:val="right" w:leader="dot" w:pos="10762"/>
            </w:tabs>
            <w:rPr>
              <w:rFonts w:asciiTheme="minorHAnsi" w:eastAsiaTheme="minorEastAsia" w:hAnsiTheme="minorHAnsi"/>
              <w:noProof/>
              <w:sz w:val="22"/>
              <w:lang w:val="en-GB" w:eastAsia="en-GB"/>
            </w:rPr>
          </w:pPr>
          <w:hyperlink w:anchor="_Toc100600318" w:history="1">
            <w:r w:rsidR="00E169C0" w:rsidRPr="0002111F">
              <w:rPr>
                <w:rStyle w:val="Hyperlink"/>
                <w:noProof/>
                <w:lang w:val="en-US"/>
              </w:rPr>
              <w:t>1.</w:t>
            </w:r>
            <w:r w:rsidR="00E169C0">
              <w:rPr>
                <w:rFonts w:asciiTheme="minorHAnsi" w:eastAsiaTheme="minorEastAsia" w:hAnsiTheme="minorHAnsi"/>
                <w:noProof/>
                <w:sz w:val="22"/>
                <w:lang w:val="en-GB" w:eastAsia="en-GB"/>
              </w:rPr>
              <w:tab/>
            </w:r>
            <w:r w:rsidR="00E169C0" w:rsidRPr="0002111F">
              <w:rPr>
                <w:rStyle w:val="Hyperlink"/>
                <w:noProof/>
                <w:lang w:val="en-US"/>
              </w:rPr>
              <w:t>Introduction</w:t>
            </w:r>
            <w:r w:rsidR="00E169C0">
              <w:rPr>
                <w:noProof/>
                <w:webHidden/>
              </w:rPr>
              <w:tab/>
            </w:r>
            <w:r w:rsidR="00E169C0">
              <w:rPr>
                <w:noProof/>
                <w:webHidden/>
              </w:rPr>
              <w:fldChar w:fldCharType="begin"/>
            </w:r>
            <w:r w:rsidR="00E169C0">
              <w:rPr>
                <w:noProof/>
                <w:webHidden/>
              </w:rPr>
              <w:instrText xml:space="preserve"> PAGEREF _Toc100600318 \h </w:instrText>
            </w:r>
            <w:r w:rsidR="00E169C0">
              <w:rPr>
                <w:noProof/>
                <w:webHidden/>
              </w:rPr>
            </w:r>
            <w:r w:rsidR="00E169C0">
              <w:rPr>
                <w:noProof/>
                <w:webHidden/>
              </w:rPr>
              <w:fldChar w:fldCharType="separate"/>
            </w:r>
            <w:r w:rsidR="00E169C0">
              <w:rPr>
                <w:noProof/>
                <w:webHidden/>
              </w:rPr>
              <w:t>6</w:t>
            </w:r>
            <w:r w:rsidR="00E169C0">
              <w:rPr>
                <w:noProof/>
                <w:webHidden/>
              </w:rPr>
              <w:fldChar w:fldCharType="end"/>
            </w:r>
          </w:hyperlink>
        </w:p>
        <w:p w14:paraId="5571CEF8" w14:textId="5923B65D" w:rsidR="00E169C0" w:rsidRDefault="006536E0">
          <w:pPr>
            <w:pStyle w:val="TOC1"/>
            <w:tabs>
              <w:tab w:val="left" w:pos="440"/>
              <w:tab w:val="right" w:leader="dot" w:pos="10762"/>
            </w:tabs>
            <w:rPr>
              <w:rFonts w:asciiTheme="minorHAnsi" w:eastAsiaTheme="minorEastAsia" w:hAnsiTheme="minorHAnsi"/>
              <w:noProof/>
              <w:sz w:val="22"/>
              <w:lang w:val="en-GB" w:eastAsia="en-GB"/>
            </w:rPr>
          </w:pPr>
          <w:hyperlink w:anchor="_Toc100600319" w:history="1">
            <w:r w:rsidR="00E169C0" w:rsidRPr="0002111F">
              <w:rPr>
                <w:rStyle w:val="Hyperlink"/>
                <w:noProof/>
                <w:lang w:val="en-US"/>
              </w:rPr>
              <w:t>2.</w:t>
            </w:r>
            <w:r w:rsidR="00E169C0">
              <w:rPr>
                <w:rFonts w:asciiTheme="minorHAnsi" w:eastAsiaTheme="minorEastAsia" w:hAnsiTheme="minorHAnsi"/>
                <w:noProof/>
                <w:sz w:val="22"/>
                <w:lang w:val="en-GB" w:eastAsia="en-GB"/>
              </w:rPr>
              <w:tab/>
            </w:r>
            <w:r w:rsidR="00E169C0" w:rsidRPr="0002111F">
              <w:rPr>
                <w:rStyle w:val="Hyperlink"/>
                <w:noProof/>
                <w:lang w:val="en-US"/>
              </w:rPr>
              <w:t>Problem Definition</w:t>
            </w:r>
            <w:r w:rsidR="00E169C0">
              <w:rPr>
                <w:noProof/>
                <w:webHidden/>
              </w:rPr>
              <w:tab/>
            </w:r>
            <w:r w:rsidR="00E169C0">
              <w:rPr>
                <w:noProof/>
                <w:webHidden/>
              </w:rPr>
              <w:fldChar w:fldCharType="begin"/>
            </w:r>
            <w:r w:rsidR="00E169C0">
              <w:rPr>
                <w:noProof/>
                <w:webHidden/>
              </w:rPr>
              <w:instrText xml:space="preserve"> PAGEREF _Toc100600319 \h </w:instrText>
            </w:r>
            <w:r w:rsidR="00E169C0">
              <w:rPr>
                <w:noProof/>
                <w:webHidden/>
              </w:rPr>
            </w:r>
            <w:r w:rsidR="00E169C0">
              <w:rPr>
                <w:noProof/>
                <w:webHidden/>
              </w:rPr>
              <w:fldChar w:fldCharType="separate"/>
            </w:r>
            <w:r w:rsidR="00E169C0">
              <w:rPr>
                <w:noProof/>
                <w:webHidden/>
              </w:rPr>
              <w:t>6</w:t>
            </w:r>
            <w:r w:rsidR="00E169C0">
              <w:rPr>
                <w:noProof/>
                <w:webHidden/>
              </w:rPr>
              <w:fldChar w:fldCharType="end"/>
            </w:r>
          </w:hyperlink>
        </w:p>
        <w:p w14:paraId="0A1DD0CC" w14:textId="15AF7C0A" w:rsidR="00E169C0" w:rsidRDefault="006536E0">
          <w:pPr>
            <w:pStyle w:val="TOC1"/>
            <w:tabs>
              <w:tab w:val="left" w:pos="440"/>
              <w:tab w:val="right" w:leader="dot" w:pos="10762"/>
            </w:tabs>
            <w:rPr>
              <w:rFonts w:asciiTheme="minorHAnsi" w:eastAsiaTheme="minorEastAsia" w:hAnsiTheme="minorHAnsi"/>
              <w:noProof/>
              <w:sz w:val="22"/>
              <w:lang w:val="en-GB" w:eastAsia="en-GB"/>
            </w:rPr>
          </w:pPr>
          <w:hyperlink w:anchor="_Toc100600320" w:history="1">
            <w:r w:rsidR="00E169C0" w:rsidRPr="0002111F">
              <w:rPr>
                <w:rStyle w:val="Hyperlink"/>
                <w:noProof/>
                <w:lang w:val="en-US"/>
              </w:rPr>
              <w:t>3.</w:t>
            </w:r>
            <w:r w:rsidR="00E169C0">
              <w:rPr>
                <w:rFonts w:asciiTheme="minorHAnsi" w:eastAsiaTheme="minorEastAsia" w:hAnsiTheme="minorHAnsi"/>
                <w:noProof/>
                <w:sz w:val="22"/>
                <w:lang w:val="en-GB" w:eastAsia="en-GB"/>
              </w:rPr>
              <w:tab/>
            </w:r>
            <w:r w:rsidR="00E169C0" w:rsidRPr="0002111F">
              <w:rPr>
                <w:rStyle w:val="Hyperlink"/>
                <w:noProof/>
                <w:lang w:val="en-US"/>
              </w:rPr>
              <w:t>Data Exploration and Preparation</w:t>
            </w:r>
            <w:r w:rsidR="00E169C0">
              <w:rPr>
                <w:noProof/>
                <w:webHidden/>
              </w:rPr>
              <w:tab/>
            </w:r>
            <w:r w:rsidR="00E169C0">
              <w:rPr>
                <w:noProof/>
                <w:webHidden/>
              </w:rPr>
              <w:fldChar w:fldCharType="begin"/>
            </w:r>
            <w:r w:rsidR="00E169C0">
              <w:rPr>
                <w:noProof/>
                <w:webHidden/>
              </w:rPr>
              <w:instrText xml:space="preserve"> PAGEREF _Toc100600320 \h </w:instrText>
            </w:r>
            <w:r w:rsidR="00E169C0">
              <w:rPr>
                <w:noProof/>
                <w:webHidden/>
              </w:rPr>
            </w:r>
            <w:r w:rsidR="00E169C0">
              <w:rPr>
                <w:noProof/>
                <w:webHidden/>
              </w:rPr>
              <w:fldChar w:fldCharType="separate"/>
            </w:r>
            <w:r w:rsidR="00E169C0">
              <w:rPr>
                <w:noProof/>
                <w:webHidden/>
              </w:rPr>
              <w:t>6</w:t>
            </w:r>
            <w:r w:rsidR="00E169C0">
              <w:rPr>
                <w:noProof/>
                <w:webHidden/>
              </w:rPr>
              <w:fldChar w:fldCharType="end"/>
            </w:r>
          </w:hyperlink>
        </w:p>
        <w:p w14:paraId="34DFC746" w14:textId="43F62186" w:rsidR="00E169C0" w:rsidRDefault="006536E0">
          <w:pPr>
            <w:pStyle w:val="TOC2"/>
            <w:tabs>
              <w:tab w:val="left" w:pos="880"/>
              <w:tab w:val="right" w:leader="dot" w:pos="10762"/>
            </w:tabs>
            <w:rPr>
              <w:rFonts w:asciiTheme="minorHAnsi" w:eastAsiaTheme="minorEastAsia" w:hAnsiTheme="minorHAnsi"/>
              <w:noProof/>
              <w:sz w:val="22"/>
              <w:lang w:val="en-GB" w:eastAsia="en-GB"/>
            </w:rPr>
          </w:pPr>
          <w:hyperlink w:anchor="_Toc100600321" w:history="1">
            <w:r w:rsidR="00E169C0" w:rsidRPr="0002111F">
              <w:rPr>
                <w:rStyle w:val="Hyperlink"/>
                <w:noProof/>
                <w:lang w:val="en-US"/>
              </w:rPr>
              <w:t>3.1.</w:t>
            </w:r>
            <w:r w:rsidR="00E169C0">
              <w:rPr>
                <w:rFonts w:asciiTheme="minorHAnsi" w:eastAsiaTheme="minorEastAsia" w:hAnsiTheme="minorHAnsi"/>
                <w:noProof/>
                <w:sz w:val="22"/>
                <w:lang w:val="en-GB" w:eastAsia="en-GB"/>
              </w:rPr>
              <w:tab/>
            </w:r>
            <w:r w:rsidR="00E169C0" w:rsidRPr="0002111F">
              <w:rPr>
                <w:rStyle w:val="Hyperlink"/>
                <w:noProof/>
                <w:lang w:val="en-US"/>
              </w:rPr>
              <w:t>Data Exploration</w:t>
            </w:r>
            <w:r w:rsidR="00E169C0">
              <w:rPr>
                <w:noProof/>
                <w:webHidden/>
              </w:rPr>
              <w:tab/>
            </w:r>
            <w:r w:rsidR="00E169C0">
              <w:rPr>
                <w:noProof/>
                <w:webHidden/>
              </w:rPr>
              <w:fldChar w:fldCharType="begin"/>
            </w:r>
            <w:r w:rsidR="00E169C0">
              <w:rPr>
                <w:noProof/>
                <w:webHidden/>
              </w:rPr>
              <w:instrText xml:space="preserve"> PAGEREF _Toc100600321 \h </w:instrText>
            </w:r>
            <w:r w:rsidR="00E169C0">
              <w:rPr>
                <w:noProof/>
                <w:webHidden/>
              </w:rPr>
            </w:r>
            <w:r w:rsidR="00E169C0">
              <w:rPr>
                <w:noProof/>
                <w:webHidden/>
              </w:rPr>
              <w:fldChar w:fldCharType="separate"/>
            </w:r>
            <w:r w:rsidR="00E169C0">
              <w:rPr>
                <w:noProof/>
                <w:webHidden/>
              </w:rPr>
              <w:t>6</w:t>
            </w:r>
            <w:r w:rsidR="00E169C0">
              <w:rPr>
                <w:noProof/>
                <w:webHidden/>
              </w:rPr>
              <w:fldChar w:fldCharType="end"/>
            </w:r>
          </w:hyperlink>
        </w:p>
        <w:p w14:paraId="07ECA5DE" w14:textId="2DA58A9B" w:rsidR="00E169C0" w:rsidRDefault="006536E0">
          <w:pPr>
            <w:pStyle w:val="TOC2"/>
            <w:tabs>
              <w:tab w:val="left" w:pos="880"/>
              <w:tab w:val="right" w:leader="dot" w:pos="10762"/>
            </w:tabs>
            <w:rPr>
              <w:rFonts w:asciiTheme="minorHAnsi" w:eastAsiaTheme="minorEastAsia" w:hAnsiTheme="minorHAnsi"/>
              <w:noProof/>
              <w:sz w:val="22"/>
              <w:lang w:val="en-GB" w:eastAsia="en-GB"/>
            </w:rPr>
          </w:pPr>
          <w:hyperlink w:anchor="_Toc100600322" w:history="1">
            <w:r w:rsidR="00E169C0" w:rsidRPr="0002111F">
              <w:rPr>
                <w:rStyle w:val="Hyperlink"/>
                <w:noProof/>
                <w:lang w:val="en-US"/>
              </w:rPr>
              <w:t>2.1.</w:t>
            </w:r>
            <w:r w:rsidR="00E169C0">
              <w:rPr>
                <w:rFonts w:asciiTheme="minorHAnsi" w:eastAsiaTheme="minorEastAsia" w:hAnsiTheme="minorHAnsi"/>
                <w:noProof/>
                <w:sz w:val="22"/>
                <w:lang w:val="en-GB" w:eastAsia="en-GB"/>
              </w:rPr>
              <w:tab/>
            </w:r>
            <w:r w:rsidR="00E169C0" w:rsidRPr="0002111F">
              <w:rPr>
                <w:rStyle w:val="Hyperlink"/>
                <w:noProof/>
                <w:lang w:val="en-US"/>
              </w:rPr>
              <w:t>Data Preparation</w:t>
            </w:r>
            <w:r w:rsidR="00E169C0">
              <w:rPr>
                <w:noProof/>
                <w:webHidden/>
              </w:rPr>
              <w:tab/>
            </w:r>
            <w:r w:rsidR="00E169C0">
              <w:rPr>
                <w:noProof/>
                <w:webHidden/>
              </w:rPr>
              <w:fldChar w:fldCharType="begin"/>
            </w:r>
            <w:r w:rsidR="00E169C0">
              <w:rPr>
                <w:noProof/>
                <w:webHidden/>
              </w:rPr>
              <w:instrText xml:space="preserve"> PAGEREF _Toc100600322 \h </w:instrText>
            </w:r>
            <w:r w:rsidR="00E169C0">
              <w:rPr>
                <w:noProof/>
                <w:webHidden/>
              </w:rPr>
            </w:r>
            <w:r w:rsidR="00E169C0">
              <w:rPr>
                <w:noProof/>
                <w:webHidden/>
              </w:rPr>
              <w:fldChar w:fldCharType="separate"/>
            </w:r>
            <w:r w:rsidR="00E169C0">
              <w:rPr>
                <w:noProof/>
                <w:webHidden/>
              </w:rPr>
              <w:t>7</w:t>
            </w:r>
            <w:r w:rsidR="00E169C0">
              <w:rPr>
                <w:noProof/>
                <w:webHidden/>
              </w:rPr>
              <w:fldChar w:fldCharType="end"/>
            </w:r>
          </w:hyperlink>
        </w:p>
        <w:p w14:paraId="1CA3FC88" w14:textId="5322D137" w:rsidR="00E169C0" w:rsidRDefault="006536E0">
          <w:pPr>
            <w:pStyle w:val="TOC1"/>
            <w:tabs>
              <w:tab w:val="left" w:pos="440"/>
              <w:tab w:val="right" w:leader="dot" w:pos="10762"/>
            </w:tabs>
            <w:rPr>
              <w:rFonts w:asciiTheme="minorHAnsi" w:eastAsiaTheme="minorEastAsia" w:hAnsiTheme="minorHAnsi"/>
              <w:noProof/>
              <w:sz w:val="22"/>
              <w:lang w:val="en-GB" w:eastAsia="en-GB"/>
            </w:rPr>
          </w:pPr>
          <w:hyperlink w:anchor="_Toc100600323" w:history="1">
            <w:r w:rsidR="00E169C0" w:rsidRPr="0002111F">
              <w:rPr>
                <w:rStyle w:val="Hyperlink"/>
                <w:noProof/>
                <w:lang w:val="en-US"/>
              </w:rPr>
              <w:t>3.</w:t>
            </w:r>
            <w:r w:rsidR="00E169C0">
              <w:rPr>
                <w:rFonts w:asciiTheme="minorHAnsi" w:eastAsiaTheme="minorEastAsia" w:hAnsiTheme="minorHAnsi"/>
                <w:noProof/>
                <w:sz w:val="22"/>
                <w:lang w:val="en-GB" w:eastAsia="en-GB"/>
              </w:rPr>
              <w:tab/>
            </w:r>
            <w:r w:rsidR="00E169C0" w:rsidRPr="0002111F">
              <w:rPr>
                <w:rStyle w:val="Hyperlink"/>
                <w:noProof/>
                <w:lang w:val="en-US"/>
              </w:rPr>
              <w:t>Data Processing</w:t>
            </w:r>
            <w:r w:rsidR="00E169C0">
              <w:rPr>
                <w:noProof/>
                <w:webHidden/>
              </w:rPr>
              <w:tab/>
            </w:r>
            <w:r w:rsidR="00E169C0">
              <w:rPr>
                <w:noProof/>
                <w:webHidden/>
              </w:rPr>
              <w:fldChar w:fldCharType="begin"/>
            </w:r>
            <w:r w:rsidR="00E169C0">
              <w:rPr>
                <w:noProof/>
                <w:webHidden/>
              </w:rPr>
              <w:instrText xml:space="preserve"> PAGEREF _Toc100600323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5A1BC0CD" w14:textId="463C642B" w:rsidR="00E169C0" w:rsidRDefault="006536E0">
          <w:pPr>
            <w:pStyle w:val="TOC2"/>
            <w:tabs>
              <w:tab w:val="left" w:pos="880"/>
              <w:tab w:val="right" w:leader="dot" w:pos="10762"/>
            </w:tabs>
            <w:rPr>
              <w:rFonts w:asciiTheme="minorHAnsi" w:eastAsiaTheme="minorEastAsia" w:hAnsiTheme="minorHAnsi"/>
              <w:noProof/>
              <w:sz w:val="22"/>
              <w:lang w:val="en-GB" w:eastAsia="en-GB"/>
            </w:rPr>
          </w:pPr>
          <w:hyperlink w:anchor="_Toc100600324" w:history="1">
            <w:r w:rsidR="00E169C0" w:rsidRPr="0002111F">
              <w:rPr>
                <w:rStyle w:val="Hyperlink"/>
                <w:noProof/>
                <w:lang w:val="en-US"/>
              </w:rPr>
              <w:t>3.1.</w:t>
            </w:r>
            <w:r w:rsidR="00E169C0">
              <w:rPr>
                <w:rFonts w:asciiTheme="minorHAnsi" w:eastAsiaTheme="minorEastAsia" w:hAnsiTheme="minorHAnsi"/>
                <w:noProof/>
                <w:sz w:val="22"/>
                <w:lang w:val="en-GB" w:eastAsia="en-GB"/>
              </w:rPr>
              <w:tab/>
            </w:r>
            <w:r w:rsidR="00E169C0" w:rsidRPr="0002111F">
              <w:rPr>
                <w:rStyle w:val="Hyperlink"/>
                <w:noProof/>
                <w:lang w:val="en-US"/>
              </w:rPr>
              <w:t>Clustering</w:t>
            </w:r>
            <w:r w:rsidR="00E169C0">
              <w:rPr>
                <w:noProof/>
                <w:webHidden/>
              </w:rPr>
              <w:tab/>
            </w:r>
            <w:r w:rsidR="00E169C0">
              <w:rPr>
                <w:noProof/>
                <w:webHidden/>
              </w:rPr>
              <w:fldChar w:fldCharType="begin"/>
            </w:r>
            <w:r w:rsidR="00E169C0">
              <w:rPr>
                <w:noProof/>
                <w:webHidden/>
              </w:rPr>
              <w:instrText xml:space="preserve"> PAGEREF _Toc100600324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75C058AD" w14:textId="0E3795FB" w:rsidR="00E169C0" w:rsidRDefault="006536E0">
          <w:pPr>
            <w:pStyle w:val="TOC3"/>
            <w:tabs>
              <w:tab w:val="left" w:pos="1320"/>
              <w:tab w:val="right" w:leader="dot" w:pos="10762"/>
            </w:tabs>
            <w:rPr>
              <w:noProof/>
            </w:rPr>
          </w:pPr>
          <w:hyperlink w:anchor="_Toc100600325" w:history="1">
            <w:r w:rsidR="00E169C0" w:rsidRPr="0002111F">
              <w:rPr>
                <w:rStyle w:val="Hyperlink"/>
                <w:noProof/>
                <w:lang w:val="en-US"/>
              </w:rPr>
              <w:t>3.1.1.</w:t>
            </w:r>
            <w:r w:rsidR="00E169C0">
              <w:rPr>
                <w:noProof/>
              </w:rPr>
              <w:tab/>
            </w:r>
            <w:r w:rsidR="00E169C0" w:rsidRPr="0002111F">
              <w:rPr>
                <w:rStyle w:val="Hyperlink"/>
                <w:noProof/>
                <w:lang w:val="en-US"/>
              </w:rPr>
              <w:t>Customer Characteristics</w:t>
            </w:r>
            <w:r w:rsidR="00E169C0">
              <w:rPr>
                <w:noProof/>
                <w:webHidden/>
              </w:rPr>
              <w:tab/>
            </w:r>
            <w:r w:rsidR="00E169C0">
              <w:rPr>
                <w:noProof/>
                <w:webHidden/>
              </w:rPr>
              <w:fldChar w:fldCharType="begin"/>
            </w:r>
            <w:r w:rsidR="00E169C0">
              <w:rPr>
                <w:noProof/>
                <w:webHidden/>
              </w:rPr>
              <w:instrText xml:space="preserve"> PAGEREF _Toc100600325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6F16EDBD" w14:textId="2B02CC63" w:rsidR="00E169C0" w:rsidRDefault="006536E0">
          <w:pPr>
            <w:pStyle w:val="TOC3"/>
            <w:tabs>
              <w:tab w:val="left" w:pos="1320"/>
              <w:tab w:val="right" w:leader="dot" w:pos="10762"/>
            </w:tabs>
            <w:rPr>
              <w:noProof/>
            </w:rPr>
          </w:pPr>
          <w:hyperlink w:anchor="_Toc100600326" w:history="1">
            <w:r w:rsidR="00E169C0" w:rsidRPr="0002111F">
              <w:rPr>
                <w:rStyle w:val="Hyperlink"/>
                <w:noProof/>
                <w:lang w:val="en-US"/>
              </w:rPr>
              <w:t>3.1.2.</w:t>
            </w:r>
            <w:r w:rsidR="00E169C0">
              <w:rPr>
                <w:noProof/>
              </w:rPr>
              <w:tab/>
            </w:r>
            <w:r w:rsidR="00E169C0" w:rsidRPr="0002111F">
              <w:rPr>
                <w:rStyle w:val="Hyperlink"/>
                <w:noProof/>
                <w:lang w:val="en-US"/>
              </w:rPr>
              <w:t>Customer Satisfaction Level</w:t>
            </w:r>
            <w:r w:rsidR="00E169C0">
              <w:rPr>
                <w:noProof/>
                <w:webHidden/>
              </w:rPr>
              <w:tab/>
            </w:r>
            <w:r w:rsidR="00E169C0">
              <w:rPr>
                <w:noProof/>
                <w:webHidden/>
              </w:rPr>
              <w:fldChar w:fldCharType="begin"/>
            </w:r>
            <w:r w:rsidR="00E169C0">
              <w:rPr>
                <w:noProof/>
                <w:webHidden/>
              </w:rPr>
              <w:instrText xml:space="preserve"> PAGEREF _Toc100600326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5DAB6677" w14:textId="6696DFEA" w:rsidR="00E169C0" w:rsidRDefault="006536E0">
          <w:pPr>
            <w:pStyle w:val="TOC3"/>
            <w:tabs>
              <w:tab w:val="left" w:pos="1320"/>
              <w:tab w:val="right" w:leader="dot" w:pos="10762"/>
            </w:tabs>
            <w:rPr>
              <w:noProof/>
            </w:rPr>
          </w:pPr>
          <w:hyperlink w:anchor="_Toc100600327" w:history="1">
            <w:r w:rsidR="00E169C0" w:rsidRPr="0002111F">
              <w:rPr>
                <w:rStyle w:val="Hyperlink"/>
                <w:noProof/>
                <w:lang w:val="en-US"/>
              </w:rPr>
              <w:t>3.1.3.</w:t>
            </w:r>
            <w:r w:rsidR="00E169C0">
              <w:rPr>
                <w:noProof/>
              </w:rPr>
              <w:tab/>
            </w:r>
            <w:r w:rsidR="00E169C0" w:rsidRPr="0002111F">
              <w:rPr>
                <w:rStyle w:val="Hyperlink"/>
                <w:noProof/>
                <w:lang w:val="en-US"/>
              </w:rPr>
              <w:t>Customer Attrition</w:t>
            </w:r>
            <w:r w:rsidR="00E169C0">
              <w:rPr>
                <w:noProof/>
                <w:webHidden/>
              </w:rPr>
              <w:tab/>
            </w:r>
            <w:r w:rsidR="00E169C0">
              <w:rPr>
                <w:noProof/>
                <w:webHidden/>
              </w:rPr>
              <w:fldChar w:fldCharType="begin"/>
            </w:r>
            <w:r w:rsidR="00E169C0">
              <w:rPr>
                <w:noProof/>
                <w:webHidden/>
              </w:rPr>
              <w:instrText xml:space="preserve"> PAGEREF _Toc100600327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1386D859" w14:textId="55F0D9D4" w:rsidR="00E169C0" w:rsidRDefault="006536E0">
          <w:pPr>
            <w:pStyle w:val="TOC2"/>
            <w:tabs>
              <w:tab w:val="left" w:pos="880"/>
              <w:tab w:val="right" w:leader="dot" w:pos="10762"/>
            </w:tabs>
            <w:rPr>
              <w:rFonts w:asciiTheme="minorHAnsi" w:eastAsiaTheme="minorEastAsia" w:hAnsiTheme="minorHAnsi"/>
              <w:noProof/>
              <w:sz w:val="22"/>
              <w:lang w:val="en-GB" w:eastAsia="en-GB"/>
            </w:rPr>
          </w:pPr>
          <w:hyperlink w:anchor="_Toc100600328" w:history="1">
            <w:r w:rsidR="00E169C0" w:rsidRPr="0002111F">
              <w:rPr>
                <w:rStyle w:val="Hyperlink"/>
                <w:noProof/>
                <w:lang w:val="en-US"/>
              </w:rPr>
              <w:t>3.2.</w:t>
            </w:r>
            <w:r w:rsidR="00E169C0">
              <w:rPr>
                <w:rFonts w:asciiTheme="minorHAnsi" w:eastAsiaTheme="minorEastAsia" w:hAnsiTheme="minorHAnsi"/>
                <w:noProof/>
                <w:sz w:val="22"/>
                <w:lang w:val="en-GB" w:eastAsia="en-GB"/>
              </w:rPr>
              <w:tab/>
            </w:r>
            <w:r w:rsidR="00E169C0" w:rsidRPr="0002111F">
              <w:rPr>
                <w:rStyle w:val="Hyperlink"/>
                <w:noProof/>
                <w:lang w:val="en-US"/>
              </w:rPr>
              <w:t>Results</w:t>
            </w:r>
            <w:r w:rsidR="00E169C0">
              <w:rPr>
                <w:noProof/>
                <w:webHidden/>
              </w:rPr>
              <w:tab/>
            </w:r>
            <w:r w:rsidR="00E169C0">
              <w:rPr>
                <w:noProof/>
                <w:webHidden/>
              </w:rPr>
              <w:fldChar w:fldCharType="begin"/>
            </w:r>
            <w:r w:rsidR="00E169C0">
              <w:rPr>
                <w:noProof/>
                <w:webHidden/>
              </w:rPr>
              <w:instrText xml:space="preserve"> PAGEREF _Toc100600328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37267E23" w14:textId="524CB0B9" w:rsidR="00E169C0" w:rsidRDefault="006536E0">
          <w:pPr>
            <w:pStyle w:val="TOC2"/>
            <w:tabs>
              <w:tab w:val="left" w:pos="880"/>
              <w:tab w:val="right" w:leader="dot" w:pos="10762"/>
            </w:tabs>
            <w:rPr>
              <w:rFonts w:asciiTheme="minorHAnsi" w:eastAsiaTheme="minorEastAsia" w:hAnsiTheme="minorHAnsi"/>
              <w:noProof/>
              <w:sz w:val="22"/>
              <w:lang w:val="en-GB" w:eastAsia="en-GB"/>
            </w:rPr>
          </w:pPr>
          <w:hyperlink w:anchor="_Toc100600329" w:history="1">
            <w:r w:rsidR="00E169C0" w:rsidRPr="0002111F">
              <w:rPr>
                <w:rStyle w:val="Hyperlink"/>
                <w:noProof/>
                <w:lang w:val="en-US"/>
              </w:rPr>
              <w:t>3.3.</w:t>
            </w:r>
            <w:r w:rsidR="00E169C0">
              <w:rPr>
                <w:rFonts w:asciiTheme="minorHAnsi" w:eastAsiaTheme="minorEastAsia" w:hAnsiTheme="minorHAnsi"/>
                <w:noProof/>
                <w:sz w:val="22"/>
                <w:lang w:val="en-GB" w:eastAsia="en-GB"/>
              </w:rPr>
              <w:tab/>
            </w:r>
            <w:r w:rsidR="00E169C0" w:rsidRPr="0002111F">
              <w:rPr>
                <w:rStyle w:val="Hyperlink"/>
                <w:noProof/>
                <w:lang w:val="en-US"/>
              </w:rPr>
              <w:t>Discussion</w:t>
            </w:r>
            <w:r w:rsidR="00E169C0">
              <w:rPr>
                <w:noProof/>
                <w:webHidden/>
              </w:rPr>
              <w:tab/>
            </w:r>
            <w:r w:rsidR="00E169C0">
              <w:rPr>
                <w:noProof/>
                <w:webHidden/>
              </w:rPr>
              <w:fldChar w:fldCharType="begin"/>
            </w:r>
            <w:r w:rsidR="00E169C0">
              <w:rPr>
                <w:noProof/>
                <w:webHidden/>
              </w:rPr>
              <w:instrText xml:space="preserve"> PAGEREF _Toc100600329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5AC1DA35" w14:textId="4F8D2B76" w:rsidR="00E169C0" w:rsidRDefault="006536E0">
          <w:pPr>
            <w:pStyle w:val="TOC1"/>
            <w:tabs>
              <w:tab w:val="left" w:pos="400"/>
              <w:tab w:val="right" w:leader="dot" w:pos="10762"/>
            </w:tabs>
            <w:rPr>
              <w:rFonts w:asciiTheme="minorHAnsi" w:eastAsiaTheme="minorEastAsia" w:hAnsiTheme="minorHAnsi"/>
              <w:noProof/>
              <w:sz w:val="22"/>
              <w:lang w:val="en-GB" w:eastAsia="en-GB"/>
            </w:rPr>
          </w:pPr>
          <w:hyperlink w:anchor="_Toc100600330" w:history="1">
            <w:r w:rsidR="00E169C0" w:rsidRPr="0002111F">
              <w:rPr>
                <w:rStyle w:val="Hyperlink"/>
                <w:noProof/>
                <w:lang w:val="en-US"/>
              </w:rPr>
              <w:t>4.</w:t>
            </w:r>
            <w:r w:rsidR="00E169C0">
              <w:rPr>
                <w:rFonts w:asciiTheme="minorHAnsi" w:eastAsiaTheme="minorEastAsia" w:hAnsiTheme="minorHAnsi"/>
                <w:noProof/>
                <w:sz w:val="22"/>
                <w:lang w:val="en-GB" w:eastAsia="en-GB"/>
              </w:rPr>
              <w:tab/>
            </w:r>
            <w:r w:rsidR="00E169C0" w:rsidRPr="0002111F">
              <w:rPr>
                <w:rStyle w:val="Hyperlink"/>
                <w:noProof/>
                <w:lang w:val="en-US"/>
              </w:rPr>
              <w:t>Conclusion</w:t>
            </w:r>
            <w:r w:rsidR="00E169C0">
              <w:rPr>
                <w:noProof/>
                <w:webHidden/>
              </w:rPr>
              <w:tab/>
            </w:r>
            <w:r w:rsidR="00E169C0">
              <w:rPr>
                <w:noProof/>
                <w:webHidden/>
              </w:rPr>
              <w:fldChar w:fldCharType="begin"/>
            </w:r>
            <w:r w:rsidR="00E169C0">
              <w:rPr>
                <w:noProof/>
                <w:webHidden/>
              </w:rPr>
              <w:instrText xml:space="preserve"> PAGEREF _Toc100600330 \h </w:instrText>
            </w:r>
            <w:r w:rsidR="00E169C0">
              <w:rPr>
                <w:noProof/>
                <w:webHidden/>
              </w:rPr>
            </w:r>
            <w:r w:rsidR="00E169C0">
              <w:rPr>
                <w:noProof/>
                <w:webHidden/>
              </w:rPr>
              <w:fldChar w:fldCharType="separate"/>
            </w:r>
            <w:r w:rsidR="00E169C0">
              <w:rPr>
                <w:noProof/>
                <w:webHidden/>
              </w:rPr>
              <w:t>8</w:t>
            </w:r>
            <w:r w:rsidR="00E169C0">
              <w:rPr>
                <w:noProof/>
                <w:webHidden/>
              </w:rPr>
              <w:fldChar w:fldCharType="end"/>
            </w:r>
          </w:hyperlink>
        </w:p>
        <w:p w14:paraId="59DD06C2" w14:textId="5F54EA96" w:rsidR="00E169C0" w:rsidRDefault="006536E0">
          <w:pPr>
            <w:pStyle w:val="TOC1"/>
            <w:tabs>
              <w:tab w:val="left" w:pos="400"/>
              <w:tab w:val="right" w:leader="dot" w:pos="10762"/>
            </w:tabs>
            <w:rPr>
              <w:rFonts w:asciiTheme="minorHAnsi" w:eastAsiaTheme="minorEastAsia" w:hAnsiTheme="minorHAnsi"/>
              <w:noProof/>
              <w:sz w:val="22"/>
              <w:lang w:val="en-GB" w:eastAsia="en-GB"/>
            </w:rPr>
          </w:pPr>
          <w:hyperlink w:anchor="_Toc100600331" w:history="1">
            <w:r w:rsidR="00E169C0" w:rsidRPr="0002111F">
              <w:rPr>
                <w:rStyle w:val="Hyperlink"/>
                <w:noProof/>
                <w:lang w:val="en-US"/>
              </w:rPr>
              <w:t>5.</w:t>
            </w:r>
            <w:r w:rsidR="00E169C0">
              <w:rPr>
                <w:rFonts w:asciiTheme="minorHAnsi" w:eastAsiaTheme="minorEastAsia" w:hAnsiTheme="minorHAnsi"/>
                <w:noProof/>
                <w:sz w:val="22"/>
                <w:lang w:val="en-GB" w:eastAsia="en-GB"/>
              </w:rPr>
              <w:tab/>
            </w:r>
            <w:r w:rsidR="00E169C0" w:rsidRPr="0002111F">
              <w:rPr>
                <w:rStyle w:val="Hyperlink"/>
                <w:noProof/>
                <w:lang w:val="en-US"/>
              </w:rPr>
              <w:t>Bibliography</w:t>
            </w:r>
            <w:r w:rsidR="00E169C0">
              <w:rPr>
                <w:noProof/>
                <w:webHidden/>
              </w:rPr>
              <w:tab/>
            </w:r>
            <w:r w:rsidR="00E169C0">
              <w:rPr>
                <w:noProof/>
                <w:webHidden/>
              </w:rPr>
              <w:fldChar w:fldCharType="begin"/>
            </w:r>
            <w:r w:rsidR="00E169C0">
              <w:rPr>
                <w:noProof/>
                <w:webHidden/>
              </w:rPr>
              <w:instrText xml:space="preserve"> PAGEREF _Toc100600331 \h </w:instrText>
            </w:r>
            <w:r w:rsidR="00E169C0">
              <w:rPr>
                <w:noProof/>
                <w:webHidden/>
              </w:rPr>
            </w:r>
            <w:r w:rsidR="00E169C0">
              <w:rPr>
                <w:noProof/>
                <w:webHidden/>
              </w:rPr>
              <w:fldChar w:fldCharType="separate"/>
            </w:r>
            <w:r w:rsidR="00E169C0">
              <w:rPr>
                <w:noProof/>
                <w:webHidden/>
              </w:rPr>
              <w:t>9</w:t>
            </w:r>
            <w:r w:rsidR="00E169C0">
              <w:rPr>
                <w:noProof/>
                <w:webHidden/>
              </w:rPr>
              <w:fldChar w:fldCharType="end"/>
            </w:r>
          </w:hyperlink>
        </w:p>
        <w:p w14:paraId="0F5922B6" w14:textId="30DB8BAC" w:rsidR="00E169C0" w:rsidRDefault="006536E0">
          <w:pPr>
            <w:pStyle w:val="TOC1"/>
            <w:tabs>
              <w:tab w:val="left" w:pos="400"/>
              <w:tab w:val="right" w:leader="dot" w:pos="10762"/>
            </w:tabs>
            <w:rPr>
              <w:rFonts w:asciiTheme="minorHAnsi" w:eastAsiaTheme="minorEastAsia" w:hAnsiTheme="minorHAnsi"/>
              <w:noProof/>
              <w:sz w:val="22"/>
              <w:lang w:val="en-GB" w:eastAsia="en-GB"/>
            </w:rPr>
          </w:pPr>
          <w:hyperlink w:anchor="_Toc100600332" w:history="1">
            <w:r w:rsidR="00E169C0" w:rsidRPr="0002111F">
              <w:rPr>
                <w:rStyle w:val="Hyperlink"/>
                <w:noProof/>
                <w:lang w:val="en-US"/>
              </w:rPr>
              <w:t>6.</w:t>
            </w:r>
            <w:r w:rsidR="00E169C0">
              <w:rPr>
                <w:rFonts w:asciiTheme="minorHAnsi" w:eastAsiaTheme="minorEastAsia" w:hAnsiTheme="minorHAnsi"/>
                <w:noProof/>
                <w:sz w:val="22"/>
                <w:lang w:val="en-GB" w:eastAsia="en-GB"/>
              </w:rPr>
              <w:tab/>
            </w:r>
            <w:r w:rsidR="00E169C0" w:rsidRPr="0002111F">
              <w:rPr>
                <w:rStyle w:val="Hyperlink"/>
                <w:noProof/>
                <w:lang w:val="en-US"/>
              </w:rPr>
              <w:t>Annexes</w:t>
            </w:r>
            <w:r w:rsidR="00E169C0">
              <w:rPr>
                <w:noProof/>
                <w:webHidden/>
              </w:rPr>
              <w:tab/>
            </w:r>
            <w:r w:rsidR="00E169C0">
              <w:rPr>
                <w:noProof/>
                <w:webHidden/>
              </w:rPr>
              <w:fldChar w:fldCharType="begin"/>
            </w:r>
            <w:r w:rsidR="00E169C0">
              <w:rPr>
                <w:noProof/>
                <w:webHidden/>
              </w:rPr>
              <w:instrText xml:space="preserve"> PAGEREF _Toc100600332 \h </w:instrText>
            </w:r>
            <w:r w:rsidR="00E169C0">
              <w:rPr>
                <w:noProof/>
                <w:webHidden/>
              </w:rPr>
            </w:r>
            <w:r w:rsidR="00E169C0">
              <w:rPr>
                <w:noProof/>
                <w:webHidden/>
              </w:rPr>
              <w:fldChar w:fldCharType="separate"/>
            </w:r>
            <w:r w:rsidR="00E169C0">
              <w:rPr>
                <w:noProof/>
                <w:webHidden/>
              </w:rPr>
              <w:t>10</w:t>
            </w:r>
            <w:r w:rsidR="00E169C0">
              <w:rPr>
                <w:noProof/>
                <w:webHidden/>
              </w:rPr>
              <w:fldChar w:fldCharType="end"/>
            </w:r>
          </w:hyperlink>
        </w:p>
        <w:p w14:paraId="6995589C" w14:textId="17EBA372" w:rsidR="00E169C0" w:rsidRDefault="006536E0">
          <w:pPr>
            <w:pStyle w:val="TOC2"/>
            <w:tabs>
              <w:tab w:val="left" w:pos="880"/>
              <w:tab w:val="right" w:leader="dot" w:pos="10762"/>
            </w:tabs>
            <w:rPr>
              <w:rFonts w:asciiTheme="minorHAnsi" w:eastAsiaTheme="minorEastAsia" w:hAnsiTheme="minorHAnsi"/>
              <w:noProof/>
              <w:sz w:val="22"/>
              <w:lang w:val="en-GB" w:eastAsia="en-GB"/>
            </w:rPr>
          </w:pPr>
          <w:hyperlink w:anchor="_Toc100600333" w:history="1">
            <w:r w:rsidR="00E169C0" w:rsidRPr="0002111F">
              <w:rPr>
                <w:rStyle w:val="Hyperlink"/>
                <w:noProof/>
                <w:lang w:val="en-US"/>
              </w:rPr>
              <w:t>6.1.</w:t>
            </w:r>
            <w:r w:rsidR="00E169C0">
              <w:rPr>
                <w:rFonts w:asciiTheme="minorHAnsi" w:eastAsiaTheme="minorEastAsia" w:hAnsiTheme="minorHAnsi"/>
                <w:noProof/>
                <w:sz w:val="22"/>
                <w:lang w:val="en-GB" w:eastAsia="en-GB"/>
              </w:rPr>
              <w:tab/>
            </w:r>
            <w:r w:rsidR="00E169C0" w:rsidRPr="0002111F">
              <w:rPr>
                <w:rStyle w:val="Hyperlink"/>
                <w:noProof/>
                <w:lang w:val="en-US"/>
              </w:rPr>
              <w:t>Figures</w:t>
            </w:r>
            <w:r w:rsidR="00E169C0">
              <w:rPr>
                <w:noProof/>
                <w:webHidden/>
              </w:rPr>
              <w:tab/>
            </w:r>
            <w:r w:rsidR="00E169C0">
              <w:rPr>
                <w:noProof/>
                <w:webHidden/>
              </w:rPr>
              <w:fldChar w:fldCharType="begin"/>
            </w:r>
            <w:r w:rsidR="00E169C0">
              <w:rPr>
                <w:noProof/>
                <w:webHidden/>
              </w:rPr>
              <w:instrText xml:space="preserve"> PAGEREF _Toc100600333 \h </w:instrText>
            </w:r>
            <w:r w:rsidR="00E169C0">
              <w:rPr>
                <w:noProof/>
                <w:webHidden/>
              </w:rPr>
            </w:r>
            <w:r w:rsidR="00E169C0">
              <w:rPr>
                <w:noProof/>
                <w:webHidden/>
              </w:rPr>
              <w:fldChar w:fldCharType="separate"/>
            </w:r>
            <w:r w:rsidR="00E169C0">
              <w:rPr>
                <w:noProof/>
                <w:webHidden/>
              </w:rPr>
              <w:t>10</w:t>
            </w:r>
            <w:r w:rsidR="00E169C0">
              <w:rPr>
                <w:noProof/>
                <w:webHidden/>
              </w:rPr>
              <w:fldChar w:fldCharType="end"/>
            </w:r>
          </w:hyperlink>
        </w:p>
        <w:p w14:paraId="2175573A" w14:textId="5C3A7647" w:rsidR="00E169C0" w:rsidRDefault="006536E0">
          <w:pPr>
            <w:pStyle w:val="TOC2"/>
            <w:tabs>
              <w:tab w:val="left" w:pos="880"/>
              <w:tab w:val="right" w:leader="dot" w:pos="10762"/>
            </w:tabs>
            <w:rPr>
              <w:rFonts w:asciiTheme="minorHAnsi" w:eastAsiaTheme="minorEastAsia" w:hAnsiTheme="minorHAnsi"/>
              <w:noProof/>
              <w:sz w:val="22"/>
              <w:lang w:val="en-GB" w:eastAsia="en-GB"/>
            </w:rPr>
          </w:pPr>
          <w:hyperlink w:anchor="_Toc100600334" w:history="1">
            <w:r w:rsidR="00E169C0" w:rsidRPr="0002111F">
              <w:rPr>
                <w:rStyle w:val="Hyperlink"/>
                <w:noProof/>
                <w:lang w:val="en-US"/>
              </w:rPr>
              <w:t>2.1.</w:t>
            </w:r>
            <w:r w:rsidR="00E169C0">
              <w:rPr>
                <w:rFonts w:asciiTheme="minorHAnsi" w:eastAsiaTheme="minorEastAsia" w:hAnsiTheme="minorHAnsi"/>
                <w:noProof/>
                <w:sz w:val="22"/>
                <w:lang w:val="en-GB" w:eastAsia="en-GB"/>
              </w:rPr>
              <w:tab/>
            </w:r>
            <w:r w:rsidR="00E169C0" w:rsidRPr="0002111F">
              <w:rPr>
                <w:rStyle w:val="Hyperlink"/>
                <w:noProof/>
                <w:lang w:val="en-US"/>
              </w:rPr>
              <w:t>Methodologies</w:t>
            </w:r>
            <w:r w:rsidR="00E169C0">
              <w:rPr>
                <w:noProof/>
                <w:webHidden/>
              </w:rPr>
              <w:tab/>
            </w:r>
            <w:r w:rsidR="00E169C0">
              <w:rPr>
                <w:noProof/>
                <w:webHidden/>
              </w:rPr>
              <w:fldChar w:fldCharType="begin"/>
            </w:r>
            <w:r w:rsidR="00E169C0">
              <w:rPr>
                <w:noProof/>
                <w:webHidden/>
              </w:rPr>
              <w:instrText xml:space="preserve"> PAGEREF _Toc100600334 \h </w:instrText>
            </w:r>
            <w:r w:rsidR="00E169C0">
              <w:rPr>
                <w:noProof/>
                <w:webHidden/>
              </w:rPr>
            </w:r>
            <w:r w:rsidR="00E169C0">
              <w:rPr>
                <w:noProof/>
                <w:webHidden/>
              </w:rPr>
              <w:fldChar w:fldCharType="separate"/>
            </w:r>
            <w:r w:rsidR="00E169C0">
              <w:rPr>
                <w:noProof/>
                <w:webHidden/>
              </w:rPr>
              <w:t>17</w:t>
            </w:r>
            <w:r w:rsidR="00E169C0">
              <w:rPr>
                <w:noProof/>
                <w:webHidden/>
              </w:rPr>
              <w:fldChar w:fldCharType="end"/>
            </w:r>
          </w:hyperlink>
        </w:p>
        <w:p w14:paraId="7CFA666A" w14:textId="2DA01DE5" w:rsidR="00F7738C" w:rsidRDefault="00F7738C">
          <w:r>
            <w:rPr>
              <w:b/>
              <w:bCs/>
              <w:noProof/>
            </w:rPr>
            <w:fldChar w:fldCharType="end"/>
          </w:r>
        </w:p>
      </w:sdtContent>
    </w:sdt>
    <w:p w14:paraId="54BBE8EB" w14:textId="77777777" w:rsidR="004634B8" w:rsidRDefault="00650018">
      <w:pPr>
        <w:spacing w:after="160" w:line="259" w:lineRule="auto"/>
        <w:jc w:val="left"/>
        <w:rPr>
          <w:lang w:val="en-US"/>
        </w:rPr>
      </w:pPr>
      <w:r>
        <w:rPr>
          <w:lang w:val="en-US"/>
        </w:rPr>
        <w:br w:type="page"/>
      </w:r>
    </w:p>
    <w:p w14:paraId="50F46CED" w14:textId="0EB8EACA" w:rsidR="00763274" w:rsidRDefault="004634B8" w:rsidP="00763274">
      <w:pPr>
        <w:pStyle w:val="Heading1"/>
        <w:rPr>
          <w:noProof/>
        </w:rPr>
      </w:pPr>
      <w:bookmarkStart w:id="0" w:name="_Toc100600316"/>
      <w:r>
        <w:rPr>
          <w:lang w:val="en-US"/>
        </w:rPr>
        <w:lastRenderedPageBreak/>
        <w:t xml:space="preserve">Table of </w:t>
      </w:r>
      <w:r w:rsidR="00763274">
        <w:rPr>
          <w:lang w:val="en-US"/>
        </w:rPr>
        <w:t>Methodologies’ Description</w:t>
      </w:r>
      <w:bookmarkEnd w:id="0"/>
      <w:r w:rsidR="00763274">
        <w:rPr>
          <w:lang w:val="en-US"/>
        </w:rPr>
        <w:fldChar w:fldCharType="begin"/>
      </w:r>
      <w:r w:rsidR="00763274">
        <w:rPr>
          <w:lang w:val="en-US"/>
        </w:rPr>
        <w:instrText xml:space="preserve"> TOC \h \z \c "Methodology" </w:instrText>
      </w:r>
      <w:r w:rsidR="00763274">
        <w:rPr>
          <w:lang w:val="en-US"/>
        </w:rPr>
        <w:fldChar w:fldCharType="separate"/>
      </w:r>
    </w:p>
    <w:p w14:paraId="4C03A819" w14:textId="5736BC26" w:rsidR="00763274" w:rsidRDefault="006536E0">
      <w:pPr>
        <w:pStyle w:val="TableofFigures"/>
        <w:tabs>
          <w:tab w:val="right" w:leader="dot" w:pos="10762"/>
        </w:tabs>
        <w:rPr>
          <w:rFonts w:asciiTheme="minorHAnsi" w:eastAsiaTheme="minorEastAsia" w:hAnsiTheme="minorHAnsi"/>
          <w:noProof/>
          <w:sz w:val="22"/>
          <w:lang w:val="en-GB" w:eastAsia="en-GB"/>
        </w:rPr>
      </w:pPr>
      <w:hyperlink w:anchor="_Toc100600227" w:history="1">
        <w:r w:rsidR="00763274" w:rsidRPr="009E6FEF">
          <w:rPr>
            <w:rStyle w:val="Hyperlink"/>
            <w:noProof/>
            <w:lang w:val="en-GB"/>
          </w:rPr>
          <w:t>Methodology 1 – KNN</w:t>
        </w:r>
        <w:r w:rsidR="00763274">
          <w:rPr>
            <w:noProof/>
            <w:webHidden/>
          </w:rPr>
          <w:tab/>
        </w:r>
        <w:r w:rsidR="00763274">
          <w:rPr>
            <w:noProof/>
            <w:webHidden/>
          </w:rPr>
          <w:fldChar w:fldCharType="begin"/>
        </w:r>
        <w:r w:rsidR="00763274">
          <w:rPr>
            <w:noProof/>
            <w:webHidden/>
          </w:rPr>
          <w:instrText xml:space="preserve"> PAGEREF _Toc100600227 \h </w:instrText>
        </w:r>
        <w:r w:rsidR="00763274">
          <w:rPr>
            <w:noProof/>
            <w:webHidden/>
          </w:rPr>
        </w:r>
        <w:r w:rsidR="00763274">
          <w:rPr>
            <w:noProof/>
            <w:webHidden/>
          </w:rPr>
          <w:fldChar w:fldCharType="separate"/>
        </w:r>
        <w:r w:rsidR="00763274">
          <w:rPr>
            <w:noProof/>
            <w:webHidden/>
          </w:rPr>
          <w:t>17</w:t>
        </w:r>
        <w:r w:rsidR="00763274">
          <w:rPr>
            <w:noProof/>
            <w:webHidden/>
          </w:rPr>
          <w:fldChar w:fldCharType="end"/>
        </w:r>
      </w:hyperlink>
    </w:p>
    <w:p w14:paraId="4354A56B" w14:textId="334A2A94" w:rsidR="00763274" w:rsidRDefault="006536E0">
      <w:pPr>
        <w:pStyle w:val="TableofFigures"/>
        <w:tabs>
          <w:tab w:val="right" w:leader="dot" w:pos="10762"/>
        </w:tabs>
        <w:rPr>
          <w:rFonts w:asciiTheme="minorHAnsi" w:eastAsiaTheme="minorEastAsia" w:hAnsiTheme="minorHAnsi"/>
          <w:noProof/>
          <w:sz w:val="22"/>
          <w:lang w:val="en-GB" w:eastAsia="en-GB"/>
        </w:rPr>
      </w:pPr>
      <w:hyperlink w:anchor="_Toc100600228" w:history="1">
        <w:r w:rsidR="00763274" w:rsidRPr="009E6FEF">
          <w:rPr>
            <w:rStyle w:val="Hyperlink"/>
            <w:noProof/>
            <w:lang w:val="en-GB"/>
          </w:rPr>
          <w:t>Methodology 2 - PCA Analysis</w:t>
        </w:r>
        <w:r w:rsidR="00763274">
          <w:rPr>
            <w:noProof/>
            <w:webHidden/>
          </w:rPr>
          <w:tab/>
        </w:r>
        <w:r w:rsidR="00763274">
          <w:rPr>
            <w:noProof/>
            <w:webHidden/>
          </w:rPr>
          <w:fldChar w:fldCharType="begin"/>
        </w:r>
        <w:r w:rsidR="00763274">
          <w:rPr>
            <w:noProof/>
            <w:webHidden/>
          </w:rPr>
          <w:instrText xml:space="preserve"> PAGEREF _Toc100600228 \h </w:instrText>
        </w:r>
        <w:r w:rsidR="00763274">
          <w:rPr>
            <w:noProof/>
            <w:webHidden/>
          </w:rPr>
        </w:r>
        <w:r w:rsidR="00763274">
          <w:rPr>
            <w:noProof/>
            <w:webHidden/>
          </w:rPr>
          <w:fldChar w:fldCharType="separate"/>
        </w:r>
        <w:r w:rsidR="00763274">
          <w:rPr>
            <w:noProof/>
            <w:webHidden/>
          </w:rPr>
          <w:t>17</w:t>
        </w:r>
        <w:r w:rsidR="00763274">
          <w:rPr>
            <w:noProof/>
            <w:webHidden/>
          </w:rPr>
          <w:fldChar w:fldCharType="end"/>
        </w:r>
      </w:hyperlink>
    </w:p>
    <w:p w14:paraId="215AC7A6" w14:textId="14F697B5" w:rsidR="00763274" w:rsidRDefault="006536E0">
      <w:pPr>
        <w:pStyle w:val="TableofFigures"/>
        <w:tabs>
          <w:tab w:val="right" w:leader="dot" w:pos="10762"/>
        </w:tabs>
        <w:rPr>
          <w:rFonts w:asciiTheme="minorHAnsi" w:eastAsiaTheme="minorEastAsia" w:hAnsiTheme="minorHAnsi"/>
          <w:noProof/>
          <w:sz w:val="22"/>
          <w:lang w:val="en-GB" w:eastAsia="en-GB"/>
        </w:rPr>
      </w:pPr>
      <w:hyperlink w:anchor="_Toc100600229" w:history="1">
        <w:r w:rsidR="00763274" w:rsidRPr="009E6FEF">
          <w:rPr>
            <w:rStyle w:val="Hyperlink"/>
            <w:noProof/>
          </w:rPr>
          <w:t>Methodology 3 – K-Means Clustering</w:t>
        </w:r>
        <w:r w:rsidR="00763274">
          <w:rPr>
            <w:noProof/>
            <w:webHidden/>
          </w:rPr>
          <w:tab/>
        </w:r>
        <w:r w:rsidR="00763274">
          <w:rPr>
            <w:noProof/>
            <w:webHidden/>
          </w:rPr>
          <w:fldChar w:fldCharType="begin"/>
        </w:r>
        <w:r w:rsidR="00763274">
          <w:rPr>
            <w:noProof/>
            <w:webHidden/>
          </w:rPr>
          <w:instrText xml:space="preserve"> PAGEREF _Toc100600229 \h </w:instrText>
        </w:r>
        <w:r w:rsidR="00763274">
          <w:rPr>
            <w:noProof/>
            <w:webHidden/>
          </w:rPr>
        </w:r>
        <w:r w:rsidR="00763274">
          <w:rPr>
            <w:noProof/>
            <w:webHidden/>
          </w:rPr>
          <w:fldChar w:fldCharType="separate"/>
        </w:r>
        <w:r w:rsidR="00763274">
          <w:rPr>
            <w:noProof/>
            <w:webHidden/>
          </w:rPr>
          <w:t>18</w:t>
        </w:r>
        <w:r w:rsidR="00763274">
          <w:rPr>
            <w:noProof/>
            <w:webHidden/>
          </w:rPr>
          <w:fldChar w:fldCharType="end"/>
        </w:r>
      </w:hyperlink>
    </w:p>
    <w:p w14:paraId="32A9F39D" w14:textId="7A93D4B3" w:rsidR="00763274" w:rsidRDefault="006536E0">
      <w:pPr>
        <w:pStyle w:val="TableofFigures"/>
        <w:tabs>
          <w:tab w:val="right" w:leader="dot" w:pos="10762"/>
        </w:tabs>
        <w:rPr>
          <w:rFonts w:asciiTheme="minorHAnsi" w:eastAsiaTheme="minorEastAsia" w:hAnsiTheme="minorHAnsi"/>
          <w:noProof/>
          <w:sz w:val="22"/>
          <w:lang w:val="en-GB" w:eastAsia="en-GB"/>
        </w:rPr>
      </w:pPr>
      <w:hyperlink w:anchor="_Toc100600230" w:history="1">
        <w:r w:rsidR="00763274" w:rsidRPr="009E6FEF">
          <w:rPr>
            <w:rStyle w:val="Hyperlink"/>
            <w:noProof/>
          </w:rPr>
          <w:t>Methodology 4 – Hierarchical clustering</w:t>
        </w:r>
        <w:r w:rsidR="00763274">
          <w:rPr>
            <w:noProof/>
            <w:webHidden/>
          </w:rPr>
          <w:tab/>
        </w:r>
        <w:r w:rsidR="00763274">
          <w:rPr>
            <w:noProof/>
            <w:webHidden/>
          </w:rPr>
          <w:fldChar w:fldCharType="begin"/>
        </w:r>
        <w:r w:rsidR="00763274">
          <w:rPr>
            <w:noProof/>
            <w:webHidden/>
          </w:rPr>
          <w:instrText xml:space="preserve"> PAGEREF _Toc100600230 \h </w:instrText>
        </w:r>
        <w:r w:rsidR="00763274">
          <w:rPr>
            <w:noProof/>
            <w:webHidden/>
          </w:rPr>
        </w:r>
        <w:r w:rsidR="00763274">
          <w:rPr>
            <w:noProof/>
            <w:webHidden/>
          </w:rPr>
          <w:fldChar w:fldCharType="separate"/>
        </w:r>
        <w:r w:rsidR="00763274">
          <w:rPr>
            <w:noProof/>
            <w:webHidden/>
          </w:rPr>
          <w:t>18</w:t>
        </w:r>
        <w:r w:rsidR="00763274">
          <w:rPr>
            <w:noProof/>
            <w:webHidden/>
          </w:rPr>
          <w:fldChar w:fldCharType="end"/>
        </w:r>
      </w:hyperlink>
    </w:p>
    <w:p w14:paraId="0898940C" w14:textId="57C2383D" w:rsidR="00763274" w:rsidRDefault="00763274" w:rsidP="00763274">
      <w:pPr>
        <w:pStyle w:val="Heading1"/>
        <w:rPr>
          <w:lang w:val="en-US"/>
        </w:rPr>
      </w:pPr>
      <w:r>
        <w:rPr>
          <w:lang w:val="en-US"/>
        </w:rPr>
        <w:fldChar w:fldCharType="end"/>
      </w:r>
      <w:r w:rsidR="004634B8">
        <w:rPr>
          <w:lang w:val="en-US"/>
        </w:rPr>
        <w:br w:type="page"/>
      </w:r>
    </w:p>
    <w:p w14:paraId="3A1176BC" w14:textId="32F43B2D" w:rsidR="004634B8" w:rsidRDefault="00763274" w:rsidP="00763274">
      <w:pPr>
        <w:pStyle w:val="Heading1"/>
        <w:rPr>
          <w:lang w:val="en-US"/>
        </w:rPr>
      </w:pPr>
      <w:bookmarkStart w:id="1" w:name="_Toc100600317"/>
      <w:r>
        <w:rPr>
          <w:lang w:val="en-US"/>
        </w:rPr>
        <w:lastRenderedPageBreak/>
        <w:t>Table of Figures</w:t>
      </w:r>
      <w:bookmarkEnd w:id="1"/>
    </w:p>
    <w:p w14:paraId="2F29DA16" w14:textId="71D280FF" w:rsidR="00521323" w:rsidRDefault="00763274">
      <w:pPr>
        <w:pStyle w:val="TableofFigures"/>
        <w:tabs>
          <w:tab w:val="right" w:leader="dot" w:pos="10762"/>
        </w:tabs>
        <w:rPr>
          <w:ins w:id="2" w:author="Mariana Gil" w:date="2022-04-15T19:50:00Z"/>
          <w:rFonts w:asciiTheme="minorHAnsi" w:eastAsiaTheme="minorEastAsia" w:hAnsiTheme="minorHAnsi"/>
          <w:noProof/>
          <w:sz w:val="22"/>
          <w:lang w:val="en-GB" w:eastAsia="en-GB"/>
        </w:rPr>
      </w:pPr>
      <w:r>
        <w:rPr>
          <w:lang w:val="en-US"/>
        </w:rPr>
        <w:fldChar w:fldCharType="begin"/>
      </w:r>
      <w:r>
        <w:rPr>
          <w:lang w:val="en-US"/>
        </w:rPr>
        <w:instrText xml:space="preserve"> TOC \h \z \c "Figure" </w:instrText>
      </w:r>
      <w:r>
        <w:rPr>
          <w:lang w:val="en-US"/>
        </w:rPr>
        <w:fldChar w:fldCharType="separate"/>
      </w:r>
      <w:ins w:id="3" w:author="Mariana Gil" w:date="2022-04-15T19:50:00Z">
        <w:r w:rsidR="00521323" w:rsidRPr="004201ED">
          <w:rPr>
            <w:rStyle w:val="Hyperlink"/>
            <w:noProof/>
          </w:rPr>
          <w:fldChar w:fldCharType="begin"/>
        </w:r>
        <w:r w:rsidR="00521323" w:rsidRPr="004201ED">
          <w:rPr>
            <w:rStyle w:val="Hyperlink"/>
            <w:noProof/>
          </w:rPr>
          <w:instrText xml:space="preserve"> </w:instrText>
        </w:r>
        <w:r w:rsidR="00521323">
          <w:rPr>
            <w:noProof/>
          </w:rPr>
          <w:instrText>HYPERLINK \l "_Toc100944649"</w:instrText>
        </w:r>
        <w:r w:rsidR="00521323" w:rsidRPr="004201ED">
          <w:rPr>
            <w:rStyle w:val="Hyperlink"/>
            <w:noProof/>
          </w:rPr>
          <w:instrText xml:space="preserve"> </w:instrText>
        </w:r>
        <w:r w:rsidR="00521323" w:rsidRPr="004201ED">
          <w:rPr>
            <w:rStyle w:val="Hyperlink"/>
            <w:noProof/>
          </w:rPr>
        </w:r>
        <w:r w:rsidR="00521323" w:rsidRPr="004201ED">
          <w:rPr>
            <w:rStyle w:val="Hyperlink"/>
            <w:noProof/>
          </w:rPr>
          <w:fldChar w:fldCharType="separate"/>
        </w:r>
        <w:r w:rsidR="00521323" w:rsidRPr="004201ED">
          <w:rPr>
            <w:rStyle w:val="Hyperlink"/>
            <w:noProof/>
            <w:lang w:val="en-GB"/>
          </w:rPr>
          <w:t>Figure 1 - Summary of dataset's attributes and description</w:t>
        </w:r>
        <w:r w:rsidR="00521323">
          <w:rPr>
            <w:noProof/>
            <w:webHidden/>
          </w:rPr>
          <w:tab/>
        </w:r>
        <w:r w:rsidR="00521323">
          <w:rPr>
            <w:noProof/>
            <w:webHidden/>
          </w:rPr>
          <w:fldChar w:fldCharType="begin"/>
        </w:r>
        <w:r w:rsidR="00521323">
          <w:rPr>
            <w:noProof/>
            <w:webHidden/>
          </w:rPr>
          <w:instrText xml:space="preserve"> PAGEREF _Toc100944649 \h </w:instrText>
        </w:r>
        <w:r w:rsidR="00521323">
          <w:rPr>
            <w:noProof/>
            <w:webHidden/>
          </w:rPr>
        </w:r>
      </w:ins>
      <w:r w:rsidR="00521323">
        <w:rPr>
          <w:noProof/>
          <w:webHidden/>
        </w:rPr>
        <w:fldChar w:fldCharType="separate"/>
      </w:r>
      <w:ins w:id="4" w:author="Mariana Gil" w:date="2022-04-15T19:50:00Z">
        <w:r w:rsidR="00521323">
          <w:rPr>
            <w:noProof/>
            <w:webHidden/>
          </w:rPr>
          <w:t>11</w:t>
        </w:r>
        <w:r w:rsidR="00521323">
          <w:rPr>
            <w:noProof/>
            <w:webHidden/>
          </w:rPr>
          <w:fldChar w:fldCharType="end"/>
        </w:r>
        <w:r w:rsidR="00521323" w:rsidRPr="004201ED">
          <w:rPr>
            <w:rStyle w:val="Hyperlink"/>
            <w:noProof/>
          </w:rPr>
          <w:fldChar w:fldCharType="end"/>
        </w:r>
      </w:ins>
    </w:p>
    <w:p w14:paraId="73A0598D" w14:textId="7F15A63D" w:rsidR="00521323" w:rsidRDefault="00521323">
      <w:pPr>
        <w:pStyle w:val="TableofFigures"/>
        <w:tabs>
          <w:tab w:val="right" w:leader="dot" w:pos="10762"/>
        </w:tabs>
        <w:rPr>
          <w:ins w:id="5" w:author="Mariana Gil" w:date="2022-04-15T19:50:00Z"/>
          <w:rFonts w:asciiTheme="minorHAnsi" w:eastAsiaTheme="minorEastAsia" w:hAnsiTheme="minorHAnsi"/>
          <w:noProof/>
          <w:sz w:val="22"/>
          <w:lang w:val="en-GB" w:eastAsia="en-GB"/>
        </w:rPr>
      </w:pPr>
      <w:ins w:id="6"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"_Toc100944650"</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2 - First three entries of BookMe dataset</w:t>
        </w:r>
        <w:r>
          <w:rPr>
            <w:noProof/>
            <w:webHidden/>
          </w:rPr>
          <w:tab/>
        </w:r>
        <w:r>
          <w:rPr>
            <w:noProof/>
            <w:webHidden/>
          </w:rPr>
          <w:fldChar w:fldCharType="begin"/>
        </w:r>
        <w:r>
          <w:rPr>
            <w:noProof/>
            <w:webHidden/>
          </w:rPr>
          <w:instrText xml:space="preserve"> PAGEREF _Toc100944650 \h </w:instrText>
        </w:r>
        <w:r>
          <w:rPr>
            <w:noProof/>
            <w:webHidden/>
          </w:rPr>
        </w:r>
      </w:ins>
      <w:r>
        <w:rPr>
          <w:noProof/>
          <w:webHidden/>
        </w:rPr>
        <w:fldChar w:fldCharType="separate"/>
      </w:r>
      <w:ins w:id="7" w:author="Mariana Gil" w:date="2022-04-15T19:50:00Z">
        <w:r>
          <w:rPr>
            <w:noProof/>
            <w:webHidden/>
          </w:rPr>
          <w:t>11</w:t>
        </w:r>
        <w:r>
          <w:rPr>
            <w:noProof/>
            <w:webHidden/>
          </w:rPr>
          <w:fldChar w:fldCharType="end"/>
        </w:r>
        <w:r w:rsidRPr="004201ED">
          <w:rPr>
            <w:rStyle w:val="Hyperlink"/>
            <w:noProof/>
          </w:rPr>
          <w:fldChar w:fldCharType="end"/>
        </w:r>
      </w:ins>
    </w:p>
    <w:p w14:paraId="69987513" w14:textId="7A4D5AD3" w:rsidR="00521323" w:rsidRDefault="00521323">
      <w:pPr>
        <w:pStyle w:val="TableofFigures"/>
        <w:tabs>
          <w:tab w:val="right" w:leader="dot" w:pos="10762"/>
        </w:tabs>
        <w:rPr>
          <w:ins w:id="8" w:author="Mariana Gil" w:date="2022-04-15T19:50:00Z"/>
          <w:rFonts w:asciiTheme="minorHAnsi" w:eastAsiaTheme="minorEastAsia" w:hAnsiTheme="minorHAnsi"/>
          <w:noProof/>
          <w:sz w:val="22"/>
          <w:lang w:val="en-GB" w:eastAsia="en-GB"/>
        </w:rPr>
      </w:pPr>
      <w:ins w:id="9"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"_Toc100944651"</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3 - Duplicated entries removed</w:t>
        </w:r>
        <w:r>
          <w:rPr>
            <w:noProof/>
            <w:webHidden/>
          </w:rPr>
          <w:tab/>
        </w:r>
        <w:r>
          <w:rPr>
            <w:noProof/>
            <w:webHidden/>
          </w:rPr>
          <w:fldChar w:fldCharType="begin"/>
        </w:r>
        <w:r>
          <w:rPr>
            <w:noProof/>
            <w:webHidden/>
          </w:rPr>
          <w:instrText xml:space="preserve"> PAGEREF _Toc100944651 \h </w:instrText>
        </w:r>
        <w:r>
          <w:rPr>
            <w:noProof/>
            <w:webHidden/>
          </w:rPr>
        </w:r>
      </w:ins>
      <w:r>
        <w:rPr>
          <w:noProof/>
          <w:webHidden/>
        </w:rPr>
        <w:fldChar w:fldCharType="separate"/>
      </w:r>
      <w:ins w:id="10" w:author="Mariana Gil" w:date="2022-04-15T19:50:00Z">
        <w:r>
          <w:rPr>
            <w:noProof/>
            <w:webHidden/>
          </w:rPr>
          <w:t>12</w:t>
        </w:r>
        <w:r>
          <w:rPr>
            <w:noProof/>
            <w:webHidden/>
          </w:rPr>
          <w:fldChar w:fldCharType="end"/>
        </w:r>
        <w:r w:rsidRPr="004201ED">
          <w:rPr>
            <w:rStyle w:val="Hyperlink"/>
            <w:noProof/>
          </w:rPr>
          <w:fldChar w:fldCharType="end"/>
        </w:r>
      </w:ins>
    </w:p>
    <w:p w14:paraId="18D047AD" w14:textId="2E09E766" w:rsidR="00521323" w:rsidRDefault="00521323">
      <w:pPr>
        <w:pStyle w:val="TableofFigures"/>
        <w:tabs>
          <w:tab w:val="right" w:leader="dot" w:pos="10762"/>
        </w:tabs>
        <w:rPr>
          <w:ins w:id="11" w:author="Mariana Gil" w:date="2022-04-15T19:50:00Z"/>
          <w:rFonts w:asciiTheme="minorHAnsi" w:eastAsiaTheme="minorEastAsia" w:hAnsiTheme="minorHAnsi"/>
          <w:noProof/>
          <w:sz w:val="22"/>
          <w:lang w:val="en-GB" w:eastAsia="en-GB"/>
        </w:rPr>
      </w:pPr>
      <w:ins w:id="12"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"_Toc100944652"</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4 - Information on BookMe dataset</w:t>
        </w:r>
        <w:r>
          <w:rPr>
            <w:noProof/>
            <w:webHidden/>
          </w:rPr>
          <w:tab/>
        </w:r>
        <w:r>
          <w:rPr>
            <w:noProof/>
            <w:webHidden/>
          </w:rPr>
          <w:fldChar w:fldCharType="begin"/>
        </w:r>
        <w:r>
          <w:rPr>
            <w:noProof/>
            <w:webHidden/>
          </w:rPr>
          <w:instrText xml:space="preserve"> PAGEREF _Toc100944652 \h </w:instrText>
        </w:r>
        <w:r>
          <w:rPr>
            <w:noProof/>
            <w:webHidden/>
          </w:rPr>
        </w:r>
      </w:ins>
      <w:r>
        <w:rPr>
          <w:noProof/>
          <w:webHidden/>
        </w:rPr>
        <w:fldChar w:fldCharType="separate"/>
      </w:r>
      <w:ins w:id="13" w:author="Mariana Gil" w:date="2022-04-15T19:50:00Z">
        <w:r>
          <w:rPr>
            <w:noProof/>
            <w:webHidden/>
          </w:rPr>
          <w:t>12</w:t>
        </w:r>
        <w:r>
          <w:rPr>
            <w:noProof/>
            <w:webHidden/>
          </w:rPr>
          <w:fldChar w:fldCharType="end"/>
        </w:r>
        <w:r w:rsidRPr="004201ED">
          <w:rPr>
            <w:rStyle w:val="Hyperlink"/>
            <w:noProof/>
          </w:rPr>
          <w:fldChar w:fldCharType="end"/>
        </w:r>
      </w:ins>
    </w:p>
    <w:p w14:paraId="095A6F4C" w14:textId="7A1D0A3F" w:rsidR="00521323" w:rsidRDefault="00521323">
      <w:pPr>
        <w:pStyle w:val="TableofFigures"/>
        <w:tabs>
          <w:tab w:val="right" w:leader="dot" w:pos="10762"/>
        </w:tabs>
        <w:rPr>
          <w:ins w:id="14" w:author="Mariana Gil" w:date="2022-04-15T19:50:00Z"/>
          <w:rFonts w:asciiTheme="minorHAnsi" w:eastAsiaTheme="minorEastAsia" w:hAnsiTheme="minorHAnsi"/>
          <w:noProof/>
          <w:sz w:val="22"/>
          <w:lang w:val="en-GB" w:eastAsia="en-GB"/>
        </w:rPr>
      </w:pPr>
      <w:ins w:id="15"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"_Toc100944653"</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5 - Descriptive statistics for numerical variables</w:t>
        </w:r>
        <w:r>
          <w:rPr>
            <w:noProof/>
            <w:webHidden/>
          </w:rPr>
          <w:tab/>
        </w:r>
        <w:r>
          <w:rPr>
            <w:noProof/>
            <w:webHidden/>
          </w:rPr>
          <w:fldChar w:fldCharType="begin"/>
        </w:r>
        <w:r>
          <w:rPr>
            <w:noProof/>
            <w:webHidden/>
          </w:rPr>
          <w:instrText xml:space="preserve"> PAGEREF _Toc100944653 \h </w:instrText>
        </w:r>
        <w:r>
          <w:rPr>
            <w:noProof/>
            <w:webHidden/>
          </w:rPr>
        </w:r>
      </w:ins>
      <w:r>
        <w:rPr>
          <w:noProof/>
          <w:webHidden/>
        </w:rPr>
        <w:fldChar w:fldCharType="separate"/>
      </w:r>
      <w:ins w:id="16" w:author="Mariana Gil" w:date="2022-04-15T19:50:00Z">
        <w:r>
          <w:rPr>
            <w:noProof/>
            <w:webHidden/>
          </w:rPr>
          <w:t>13</w:t>
        </w:r>
        <w:r>
          <w:rPr>
            <w:noProof/>
            <w:webHidden/>
          </w:rPr>
          <w:fldChar w:fldCharType="end"/>
        </w:r>
        <w:r w:rsidRPr="004201ED">
          <w:rPr>
            <w:rStyle w:val="Hyperlink"/>
            <w:noProof/>
          </w:rPr>
          <w:fldChar w:fldCharType="end"/>
        </w:r>
      </w:ins>
    </w:p>
    <w:p w14:paraId="6D6C79F8" w14:textId="23B934DE" w:rsidR="00521323" w:rsidRDefault="00521323">
      <w:pPr>
        <w:pStyle w:val="TableofFigures"/>
        <w:tabs>
          <w:tab w:val="right" w:leader="dot" w:pos="10762"/>
        </w:tabs>
        <w:rPr>
          <w:ins w:id="17" w:author="Mariana Gil" w:date="2022-04-15T19:50:00Z"/>
          <w:rFonts w:asciiTheme="minorHAnsi" w:eastAsiaTheme="minorEastAsia" w:hAnsiTheme="minorHAnsi"/>
          <w:noProof/>
          <w:sz w:val="22"/>
          <w:lang w:val="en-GB" w:eastAsia="en-GB"/>
        </w:rPr>
      </w:pPr>
      <w:ins w:id="18"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"_Toc100944654"</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6 - Countplot of "RoomType" and "TypeTravel"</w:t>
        </w:r>
        <w:r>
          <w:rPr>
            <w:noProof/>
            <w:webHidden/>
          </w:rPr>
          <w:tab/>
        </w:r>
        <w:r>
          <w:rPr>
            <w:noProof/>
            <w:webHidden/>
          </w:rPr>
          <w:fldChar w:fldCharType="begin"/>
        </w:r>
        <w:r>
          <w:rPr>
            <w:noProof/>
            <w:webHidden/>
          </w:rPr>
          <w:instrText xml:space="preserve"> PAGEREF _Toc100944654 \h </w:instrText>
        </w:r>
        <w:r>
          <w:rPr>
            <w:noProof/>
            <w:webHidden/>
          </w:rPr>
        </w:r>
      </w:ins>
      <w:r>
        <w:rPr>
          <w:noProof/>
          <w:webHidden/>
        </w:rPr>
        <w:fldChar w:fldCharType="separate"/>
      </w:r>
      <w:ins w:id="19" w:author="Mariana Gil" w:date="2022-04-15T19:50:00Z">
        <w:r>
          <w:rPr>
            <w:noProof/>
            <w:webHidden/>
          </w:rPr>
          <w:t>13</w:t>
        </w:r>
        <w:r>
          <w:rPr>
            <w:noProof/>
            <w:webHidden/>
          </w:rPr>
          <w:fldChar w:fldCharType="end"/>
        </w:r>
        <w:r w:rsidRPr="004201ED">
          <w:rPr>
            <w:rStyle w:val="Hyperlink"/>
            <w:noProof/>
          </w:rPr>
          <w:fldChar w:fldCharType="end"/>
        </w:r>
      </w:ins>
    </w:p>
    <w:p w14:paraId="7590043E" w14:textId="7EDFBD6C" w:rsidR="00521323" w:rsidRDefault="00521323">
      <w:pPr>
        <w:pStyle w:val="TableofFigures"/>
        <w:tabs>
          <w:tab w:val="right" w:leader="dot" w:pos="10762"/>
        </w:tabs>
        <w:rPr>
          <w:ins w:id="20" w:author="Mariana Gil" w:date="2022-04-15T19:50:00Z"/>
          <w:rFonts w:asciiTheme="minorHAnsi" w:eastAsiaTheme="minorEastAsia" w:hAnsiTheme="minorHAnsi"/>
          <w:noProof/>
          <w:sz w:val="22"/>
          <w:lang w:val="en-GB" w:eastAsia="en-GB"/>
        </w:rPr>
      </w:pPr>
      <w:ins w:id="21"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"_Toc100944655"</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7 - Countplot of "Longevity" and "Churn"</w:t>
        </w:r>
        <w:r>
          <w:rPr>
            <w:noProof/>
            <w:webHidden/>
          </w:rPr>
          <w:tab/>
        </w:r>
        <w:r>
          <w:rPr>
            <w:noProof/>
            <w:webHidden/>
          </w:rPr>
          <w:fldChar w:fldCharType="begin"/>
        </w:r>
        <w:r>
          <w:rPr>
            <w:noProof/>
            <w:webHidden/>
          </w:rPr>
          <w:instrText xml:space="preserve"> PAGEREF _Toc100944655 \h </w:instrText>
        </w:r>
        <w:r>
          <w:rPr>
            <w:noProof/>
            <w:webHidden/>
          </w:rPr>
        </w:r>
      </w:ins>
      <w:r>
        <w:rPr>
          <w:noProof/>
          <w:webHidden/>
        </w:rPr>
        <w:fldChar w:fldCharType="separate"/>
      </w:r>
      <w:ins w:id="22" w:author="Mariana Gil" w:date="2022-04-15T19:50:00Z">
        <w:r>
          <w:rPr>
            <w:noProof/>
            <w:webHidden/>
          </w:rPr>
          <w:t>13</w:t>
        </w:r>
        <w:r>
          <w:rPr>
            <w:noProof/>
            <w:webHidden/>
          </w:rPr>
          <w:fldChar w:fldCharType="end"/>
        </w:r>
        <w:r w:rsidRPr="004201ED">
          <w:rPr>
            <w:rStyle w:val="Hyperlink"/>
            <w:noProof/>
          </w:rPr>
          <w:fldChar w:fldCharType="end"/>
        </w:r>
      </w:ins>
    </w:p>
    <w:p w14:paraId="30FFC71E" w14:textId="3D7ED703" w:rsidR="00521323" w:rsidRDefault="00521323">
      <w:pPr>
        <w:pStyle w:val="TableofFigures"/>
        <w:tabs>
          <w:tab w:val="right" w:leader="dot" w:pos="10762"/>
        </w:tabs>
        <w:rPr>
          <w:ins w:id="23" w:author="Mariana Gil" w:date="2022-04-15T19:50:00Z"/>
          <w:rFonts w:asciiTheme="minorHAnsi" w:eastAsiaTheme="minorEastAsia" w:hAnsiTheme="minorHAnsi"/>
          <w:noProof/>
          <w:sz w:val="22"/>
          <w:lang w:val="en-GB" w:eastAsia="en-GB"/>
        </w:rPr>
      </w:pPr>
      <w:ins w:id="24"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"_Toc100944656"</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8 - Skweness values</w:t>
        </w:r>
        <w:r>
          <w:rPr>
            <w:noProof/>
            <w:webHidden/>
          </w:rPr>
          <w:tab/>
        </w:r>
        <w:r>
          <w:rPr>
            <w:noProof/>
            <w:webHidden/>
          </w:rPr>
          <w:fldChar w:fldCharType="begin"/>
        </w:r>
        <w:r>
          <w:rPr>
            <w:noProof/>
            <w:webHidden/>
          </w:rPr>
          <w:instrText xml:space="preserve"> PAGEREF _Toc100944656 \h </w:instrText>
        </w:r>
        <w:r>
          <w:rPr>
            <w:noProof/>
            <w:webHidden/>
          </w:rPr>
        </w:r>
      </w:ins>
      <w:r>
        <w:rPr>
          <w:noProof/>
          <w:webHidden/>
        </w:rPr>
        <w:fldChar w:fldCharType="separate"/>
      </w:r>
      <w:ins w:id="25" w:author="Mariana Gil" w:date="2022-04-15T19:50:00Z">
        <w:r>
          <w:rPr>
            <w:noProof/>
            <w:webHidden/>
          </w:rPr>
          <w:t>14</w:t>
        </w:r>
        <w:r>
          <w:rPr>
            <w:noProof/>
            <w:webHidden/>
          </w:rPr>
          <w:fldChar w:fldCharType="end"/>
        </w:r>
        <w:r w:rsidRPr="004201ED">
          <w:rPr>
            <w:rStyle w:val="Hyperlink"/>
            <w:noProof/>
          </w:rPr>
          <w:fldChar w:fldCharType="end"/>
        </w:r>
      </w:ins>
    </w:p>
    <w:p w14:paraId="5F86A8D5" w14:textId="1B01A079" w:rsidR="00521323" w:rsidRDefault="00521323">
      <w:pPr>
        <w:pStyle w:val="TableofFigures"/>
        <w:tabs>
          <w:tab w:val="right" w:leader="dot" w:pos="10762"/>
        </w:tabs>
        <w:rPr>
          <w:ins w:id="26" w:author="Mariana Gil" w:date="2022-04-15T19:50:00Z"/>
          <w:rFonts w:asciiTheme="minorHAnsi" w:eastAsiaTheme="minorEastAsia" w:hAnsiTheme="minorHAnsi"/>
          <w:noProof/>
          <w:sz w:val="22"/>
          <w:lang w:val="en-GB" w:eastAsia="en-GB"/>
        </w:rPr>
      </w:pPr>
      <w:ins w:id="27"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"_Toc100944657"</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9 - Kurtosis values</w:t>
        </w:r>
        <w:r>
          <w:rPr>
            <w:noProof/>
            <w:webHidden/>
          </w:rPr>
          <w:tab/>
        </w:r>
        <w:r>
          <w:rPr>
            <w:noProof/>
            <w:webHidden/>
          </w:rPr>
          <w:fldChar w:fldCharType="begin"/>
        </w:r>
        <w:r>
          <w:rPr>
            <w:noProof/>
            <w:webHidden/>
          </w:rPr>
          <w:instrText xml:space="preserve"> PAGEREF _Toc100944657 \h </w:instrText>
        </w:r>
        <w:r>
          <w:rPr>
            <w:noProof/>
            <w:webHidden/>
          </w:rPr>
        </w:r>
      </w:ins>
      <w:r>
        <w:rPr>
          <w:noProof/>
          <w:webHidden/>
        </w:rPr>
        <w:fldChar w:fldCharType="separate"/>
      </w:r>
      <w:ins w:id="28" w:author="Mariana Gil" w:date="2022-04-15T19:50:00Z">
        <w:r>
          <w:rPr>
            <w:noProof/>
            <w:webHidden/>
          </w:rPr>
          <w:t>14</w:t>
        </w:r>
        <w:r>
          <w:rPr>
            <w:noProof/>
            <w:webHidden/>
          </w:rPr>
          <w:fldChar w:fldCharType="end"/>
        </w:r>
        <w:r w:rsidRPr="004201ED">
          <w:rPr>
            <w:rStyle w:val="Hyperlink"/>
            <w:noProof/>
          </w:rPr>
          <w:fldChar w:fldCharType="end"/>
        </w:r>
      </w:ins>
    </w:p>
    <w:p w14:paraId="4C07D28A" w14:textId="311F50D3" w:rsidR="00521323" w:rsidRDefault="00521323">
      <w:pPr>
        <w:pStyle w:val="TableofFigures"/>
        <w:tabs>
          <w:tab w:val="right" w:leader="dot" w:pos="10762"/>
        </w:tabs>
        <w:rPr>
          <w:ins w:id="29" w:author="Mariana Gil" w:date="2022-04-15T19:50:00Z"/>
          <w:rFonts w:asciiTheme="minorHAnsi" w:eastAsiaTheme="minorEastAsia" w:hAnsiTheme="minorHAnsi"/>
          <w:noProof/>
          <w:sz w:val="22"/>
          <w:lang w:val="en-GB" w:eastAsia="en-GB"/>
        </w:rPr>
      </w:pPr>
      <w:ins w:id="30"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"_Toc100944658"</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10 - Boxplots for 'Amenities' and 'Staff'</w:t>
        </w:r>
        <w:r>
          <w:rPr>
            <w:noProof/>
            <w:webHidden/>
          </w:rPr>
          <w:tab/>
        </w:r>
        <w:r>
          <w:rPr>
            <w:noProof/>
            <w:webHidden/>
          </w:rPr>
          <w:fldChar w:fldCharType="begin"/>
        </w:r>
        <w:r>
          <w:rPr>
            <w:noProof/>
            <w:webHidden/>
          </w:rPr>
          <w:instrText xml:space="preserve"> PAGEREF _Toc100944658 \h </w:instrText>
        </w:r>
        <w:r>
          <w:rPr>
            <w:noProof/>
            <w:webHidden/>
          </w:rPr>
        </w:r>
      </w:ins>
      <w:r>
        <w:rPr>
          <w:noProof/>
          <w:webHidden/>
        </w:rPr>
        <w:fldChar w:fldCharType="separate"/>
      </w:r>
      <w:ins w:id="31" w:author="Mariana Gil" w:date="2022-04-15T19:50:00Z">
        <w:r>
          <w:rPr>
            <w:noProof/>
            <w:webHidden/>
          </w:rPr>
          <w:t>14</w:t>
        </w:r>
        <w:r>
          <w:rPr>
            <w:noProof/>
            <w:webHidden/>
          </w:rPr>
          <w:fldChar w:fldCharType="end"/>
        </w:r>
        <w:r w:rsidRPr="004201ED">
          <w:rPr>
            <w:rStyle w:val="Hyperlink"/>
            <w:noProof/>
          </w:rPr>
          <w:fldChar w:fldCharType="end"/>
        </w:r>
      </w:ins>
    </w:p>
    <w:p w14:paraId="6324C5D5" w14:textId="14A259A6" w:rsidR="00521323" w:rsidRDefault="00521323">
      <w:pPr>
        <w:pStyle w:val="TableofFigures"/>
        <w:tabs>
          <w:tab w:val="right" w:leader="dot" w:pos="10762"/>
        </w:tabs>
        <w:rPr>
          <w:ins w:id="32" w:author="Mariana Gil" w:date="2022-04-15T19:50:00Z"/>
          <w:rFonts w:asciiTheme="minorHAnsi" w:eastAsiaTheme="minorEastAsia" w:hAnsiTheme="minorHAnsi"/>
          <w:noProof/>
          <w:sz w:val="22"/>
          <w:lang w:val="en-GB" w:eastAsia="en-GB"/>
        </w:rPr>
      </w:pPr>
      <w:ins w:id="33"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"_Toc100944659"</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11 - Boxplots for 'PriceQuality' and 'CheckOut'</w:t>
        </w:r>
        <w:r>
          <w:rPr>
            <w:noProof/>
            <w:webHidden/>
          </w:rPr>
          <w:tab/>
        </w:r>
        <w:r>
          <w:rPr>
            <w:noProof/>
            <w:webHidden/>
          </w:rPr>
          <w:fldChar w:fldCharType="begin"/>
        </w:r>
        <w:r>
          <w:rPr>
            <w:noProof/>
            <w:webHidden/>
          </w:rPr>
          <w:instrText xml:space="preserve"> PAGEREF _Toc100944659 \h </w:instrText>
        </w:r>
        <w:r>
          <w:rPr>
            <w:noProof/>
            <w:webHidden/>
          </w:rPr>
        </w:r>
      </w:ins>
      <w:r>
        <w:rPr>
          <w:noProof/>
          <w:webHidden/>
        </w:rPr>
        <w:fldChar w:fldCharType="separate"/>
      </w:r>
      <w:ins w:id="34" w:author="Mariana Gil" w:date="2022-04-15T19:50:00Z">
        <w:r>
          <w:rPr>
            <w:noProof/>
            <w:webHidden/>
          </w:rPr>
          <w:t>14</w:t>
        </w:r>
        <w:r>
          <w:rPr>
            <w:noProof/>
            <w:webHidden/>
          </w:rPr>
          <w:fldChar w:fldCharType="end"/>
        </w:r>
        <w:r w:rsidRPr="004201ED">
          <w:rPr>
            <w:rStyle w:val="Hyperlink"/>
            <w:noProof/>
          </w:rPr>
          <w:fldChar w:fldCharType="end"/>
        </w:r>
      </w:ins>
    </w:p>
    <w:p w14:paraId="14C66415" w14:textId="08E81BE9" w:rsidR="00521323" w:rsidRDefault="00521323">
      <w:pPr>
        <w:pStyle w:val="TableofFigures"/>
        <w:tabs>
          <w:tab w:val="right" w:leader="dot" w:pos="10762"/>
        </w:tabs>
        <w:rPr>
          <w:ins w:id="35" w:author="Mariana Gil" w:date="2022-04-15T19:50:00Z"/>
          <w:rFonts w:asciiTheme="minorHAnsi" w:eastAsiaTheme="minorEastAsia" w:hAnsiTheme="minorHAnsi"/>
          <w:noProof/>
          <w:sz w:val="22"/>
          <w:lang w:val="en-GB" w:eastAsia="en-GB"/>
        </w:rPr>
      </w:pPr>
      <w:ins w:id="36"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"_Toc100944660"</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12 - Boxplot for 'Cleanliness'</w:t>
        </w:r>
        <w:r>
          <w:rPr>
            <w:noProof/>
            <w:webHidden/>
          </w:rPr>
          <w:tab/>
        </w:r>
        <w:r>
          <w:rPr>
            <w:noProof/>
            <w:webHidden/>
          </w:rPr>
          <w:fldChar w:fldCharType="begin"/>
        </w:r>
        <w:r>
          <w:rPr>
            <w:noProof/>
            <w:webHidden/>
          </w:rPr>
          <w:instrText xml:space="preserve"> PAGEREF _Toc100944660 \h </w:instrText>
        </w:r>
        <w:r>
          <w:rPr>
            <w:noProof/>
            <w:webHidden/>
          </w:rPr>
        </w:r>
      </w:ins>
      <w:r>
        <w:rPr>
          <w:noProof/>
          <w:webHidden/>
        </w:rPr>
        <w:fldChar w:fldCharType="separate"/>
      </w:r>
      <w:ins w:id="37" w:author="Mariana Gil" w:date="2022-04-15T19:50:00Z">
        <w:r>
          <w:rPr>
            <w:noProof/>
            <w:webHidden/>
          </w:rPr>
          <w:t>15</w:t>
        </w:r>
        <w:r>
          <w:rPr>
            <w:noProof/>
            <w:webHidden/>
          </w:rPr>
          <w:fldChar w:fldCharType="end"/>
        </w:r>
        <w:r w:rsidRPr="004201ED">
          <w:rPr>
            <w:rStyle w:val="Hyperlink"/>
            <w:noProof/>
          </w:rPr>
          <w:fldChar w:fldCharType="end"/>
        </w:r>
      </w:ins>
    </w:p>
    <w:p w14:paraId="19FA3C18" w14:textId="21C3A92A" w:rsidR="00521323" w:rsidRDefault="00521323">
      <w:pPr>
        <w:pStyle w:val="TableofFigures"/>
        <w:tabs>
          <w:tab w:val="right" w:leader="dot" w:pos="10762"/>
        </w:tabs>
        <w:rPr>
          <w:ins w:id="38" w:author="Mariana Gil" w:date="2022-04-15T19:50:00Z"/>
          <w:rFonts w:asciiTheme="minorHAnsi" w:eastAsiaTheme="minorEastAsia" w:hAnsiTheme="minorHAnsi"/>
          <w:noProof/>
          <w:sz w:val="22"/>
          <w:lang w:val="en-GB" w:eastAsia="en-GB"/>
        </w:rPr>
      </w:pPr>
      <w:ins w:id="39"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"_Toc100944661"</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13 - Missing values distribution (after transformation of underage people to missing)</w:t>
        </w:r>
        <w:r>
          <w:rPr>
            <w:noProof/>
            <w:webHidden/>
          </w:rPr>
          <w:tab/>
        </w:r>
        <w:r>
          <w:rPr>
            <w:noProof/>
            <w:webHidden/>
          </w:rPr>
          <w:fldChar w:fldCharType="begin"/>
        </w:r>
        <w:r>
          <w:rPr>
            <w:noProof/>
            <w:webHidden/>
          </w:rPr>
          <w:instrText xml:space="preserve"> PAGEREF _Toc100944661 \h </w:instrText>
        </w:r>
        <w:r>
          <w:rPr>
            <w:noProof/>
            <w:webHidden/>
          </w:rPr>
        </w:r>
      </w:ins>
      <w:r>
        <w:rPr>
          <w:noProof/>
          <w:webHidden/>
        </w:rPr>
        <w:fldChar w:fldCharType="separate"/>
      </w:r>
      <w:ins w:id="40" w:author="Mariana Gil" w:date="2022-04-15T19:50:00Z">
        <w:r>
          <w:rPr>
            <w:noProof/>
            <w:webHidden/>
          </w:rPr>
          <w:t>15</w:t>
        </w:r>
        <w:r>
          <w:rPr>
            <w:noProof/>
            <w:webHidden/>
          </w:rPr>
          <w:fldChar w:fldCharType="end"/>
        </w:r>
        <w:r w:rsidRPr="004201ED">
          <w:rPr>
            <w:rStyle w:val="Hyperlink"/>
            <w:noProof/>
          </w:rPr>
          <w:fldChar w:fldCharType="end"/>
        </w:r>
      </w:ins>
    </w:p>
    <w:p w14:paraId="2FE01C9E" w14:textId="515F066F" w:rsidR="00521323" w:rsidRDefault="00521323">
      <w:pPr>
        <w:pStyle w:val="TableofFigures"/>
        <w:tabs>
          <w:tab w:val="right" w:leader="dot" w:pos="10762"/>
        </w:tabs>
        <w:rPr>
          <w:ins w:id="41" w:author="Mariana Gil" w:date="2022-04-15T19:50:00Z"/>
          <w:rFonts w:asciiTheme="minorHAnsi" w:eastAsiaTheme="minorEastAsia" w:hAnsiTheme="minorHAnsi"/>
          <w:noProof/>
          <w:sz w:val="22"/>
          <w:lang w:val="en-GB" w:eastAsia="en-GB"/>
        </w:rPr>
      </w:pPr>
      <w:ins w:id="42"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"_Toc100944662"</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14 - 'Year_Birth' descriptive statistics before imputation</w:t>
        </w:r>
        <w:r>
          <w:rPr>
            <w:noProof/>
            <w:webHidden/>
          </w:rPr>
          <w:tab/>
        </w:r>
        <w:r>
          <w:rPr>
            <w:noProof/>
            <w:webHidden/>
          </w:rPr>
          <w:fldChar w:fldCharType="begin"/>
        </w:r>
        <w:r>
          <w:rPr>
            <w:noProof/>
            <w:webHidden/>
          </w:rPr>
          <w:instrText xml:space="preserve"> PAGEREF _Toc100944662 \h </w:instrText>
        </w:r>
        <w:r>
          <w:rPr>
            <w:noProof/>
            <w:webHidden/>
          </w:rPr>
        </w:r>
      </w:ins>
      <w:r>
        <w:rPr>
          <w:noProof/>
          <w:webHidden/>
        </w:rPr>
        <w:fldChar w:fldCharType="separate"/>
      </w:r>
      <w:ins w:id="43" w:author="Mariana Gil" w:date="2022-04-15T19:50:00Z">
        <w:r>
          <w:rPr>
            <w:noProof/>
            <w:webHidden/>
          </w:rPr>
          <w:t>15</w:t>
        </w:r>
        <w:r>
          <w:rPr>
            <w:noProof/>
            <w:webHidden/>
          </w:rPr>
          <w:fldChar w:fldCharType="end"/>
        </w:r>
        <w:r w:rsidRPr="004201ED">
          <w:rPr>
            <w:rStyle w:val="Hyperlink"/>
            <w:noProof/>
          </w:rPr>
          <w:fldChar w:fldCharType="end"/>
        </w:r>
      </w:ins>
    </w:p>
    <w:p w14:paraId="43B6A035" w14:textId="33EA3E64" w:rsidR="00521323" w:rsidRDefault="00521323">
      <w:pPr>
        <w:pStyle w:val="TableofFigures"/>
        <w:tabs>
          <w:tab w:val="right" w:leader="dot" w:pos="10762"/>
        </w:tabs>
        <w:rPr>
          <w:ins w:id="44" w:author="Mariana Gil" w:date="2022-04-15T19:50:00Z"/>
          <w:rFonts w:asciiTheme="minorHAnsi" w:eastAsiaTheme="minorEastAsia" w:hAnsiTheme="minorHAnsi"/>
          <w:noProof/>
          <w:sz w:val="22"/>
          <w:lang w:val="en-GB" w:eastAsia="en-GB"/>
        </w:rPr>
      </w:pPr>
      <w:ins w:id="45"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"_Toc100944663"</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15 - 'Year_Birth' descriptive statistics after imputation</w:t>
        </w:r>
        <w:r>
          <w:rPr>
            <w:noProof/>
            <w:webHidden/>
          </w:rPr>
          <w:tab/>
        </w:r>
        <w:r>
          <w:rPr>
            <w:noProof/>
            <w:webHidden/>
          </w:rPr>
          <w:fldChar w:fldCharType="begin"/>
        </w:r>
        <w:r>
          <w:rPr>
            <w:noProof/>
            <w:webHidden/>
          </w:rPr>
          <w:instrText xml:space="preserve"> PAGEREF _Toc100944663 \h </w:instrText>
        </w:r>
        <w:r>
          <w:rPr>
            <w:noProof/>
            <w:webHidden/>
          </w:rPr>
        </w:r>
      </w:ins>
      <w:r>
        <w:rPr>
          <w:noProof/>
          <w:webHidden/>
        </w:rPr>
        <w:fldChar w:fldCharType="separate"/>
      </w:r>
      <w:ins w:id="46" w:author="Mariana Gil" w:date="2022-04-15T19:50:00Z">
        <w:r>
          <w:rPr>
            <w:noProof/>
            <w:webHidden/>
          </w:rPr>
          <w:t>15</w:t>
        </w:r>
        <w:r>
          <w:rPr>
            <w:noProof/>
            <w:webHidden/>
          </w:rPr>
          <w:fldChar w:fldCharType="end"/>
        </w:r>
        <w:r w:rsidRPr="004201ED">
          <w:rPr>
            <w:rStyle w:val="Hyperlink"/>
            <w:noProof/>
          </w:rPr>
          <w:fldChar w:fldCharType="end"/>
        </w:r>
      </w:ins>
    </w:p>
    <w:p w14:paraId="502CDDAE" w14:textId="30910BA9" w:rsidR="00521323" w:rsidRDefault="00521323">
      <w:pPr>
        <w:pStyle w:val="TableofFigures"/>
        <w:tabs>
          <w:tab w:val="right" w:leader="dot" w:pos="10762"/>
        </w:tabs>
        <w:rPr>
          <w:ins w:id="47" w:author="Mariana Gil" w:date="2022-04-15T19:50:00Z"/>
          <w:rFonts w:asciiTheme="minorHAnsi" w:eastAsiaTheme="minorEastAsia" w:hAnsiTheme="minorHAnsi"/>
          <w:noProof/>
          <w:sz w:val="22"/>
          <w:lang w:val="en-GB" w:eastAsia="en-GB"/>
        </w:rPr>
      </w:pPr>
      <w:ins w:id="48"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"_Toc100944664"</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16 - 'Wifi' values before correction</w:t>
        </w:r>
        <w:r>
          <w:rPr>
            <w:noProof/>
            <w:webHidden/>
          </w:rPr>
          <w:tab/>
        </w:r>
        <w:r>
          <w:rPr>
            <w:noProof/>
            <w:webHidden/>
          </w:rPr>
          <w:fldChar w:fldCharType="begin"/>
        </w:r>
        <w:r>
          <w:rPr>
            <w:noProof/>
            <w:webHidden/>
          </w:rPr>
          <w:instrText xml:space="preserve"> PAGEREF _Toc100944664 \h </w:instrText>
        </w:r>
        <w:r>
          <w:rPr>
            <w:noProof/>
            <w:webHidden/>
          </w:rPr>
        </w:r>
      </w:ins>
      <w:r>
        <w:rPr>
          <w:noProof/>
          <w:webHidden/>
        </w:rPr>
        <w:fldChar w:fldCharType="separate"/>
      </w:r>
      <w:ins w:id="49" w:author="Mariana Gil" w:date="2022-04-15T19:50:00Z">
        <w:r>
          <w:rPr>
            <w:noProof/>
            <w:webHidden/>
          </w:rPr>
          <w:t>15</w:t>
        </w:r>
        <w:r>
          <w:rPr>
            <w:noProof/>
            <w:webHidden/>
          </w:rPr>
          <w:fldChar w:fldCharType="end"/>
        </w:r>
        <w:r w:rsidRPr="004201ED">
          <w:rPr>
            <w:rStyle w:val="Hyperlink"/>
            <w:noProof/>
          </w:rPr>
          <w:fldChar w:fldCharType="end"/>
        </w:r>
      </w:ins>
    </w:p>
    <w:p w14:paraId="6441408A" w14:textId="29810915" w:rsidR="00521323" w:rsidRDefault="00521323">
      <w:pPr>
        <w:pStyle w:val="TableofFigures"/>
        <w:tabs>
          <w:tab w:val="right" w:leader="dot" w:pos="10762"/>
        </w:tabs>
        <w:rPr>
          <w:ins w:id="50" w:author="Mariana Gil" w:date="2022-04-15T19:50:00Z"/>
          <w:rFonts w:asciiTheme="minorHAnsi" w:eastAsiaTheme="minorEastAsia" w:hAnsiTheme="minorHAnsi"/>
          <w:noProof/>
          <w:sz w:val="22"/>
          <w:lang w:val="en-GB" w:eastAsia="en-GB"/>
        </w:rPr>
      </w:pPr>
      <w:ins w:id="51"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"_Toc100944665"</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17 - 'Wifi' values after correction</w:t>
        </w:r>
        <w:r>
          <w:rPr>
            <w:noProof/>
            <w:webHidden/>
          </w:rPr>
          <w:tab/>
        </w:r>
        <w:r>
          <w:rPr>
            <w:noProof/>
            <w:webHidden/>
          </w:rPr>
          <w:fldChar w:fldCharType="begin"/>
        </w:r>
        <w:r>
          <w:rPr>
            <w:noProof/>
            <w:webHidden/>
          </w:rPr>
          <w:instrText xml:space="preserve"> PAGEREF _Toc100944665 \h </w:instrText>
        </w:r>
        <w:r>
          <w:rPr>
            <w:noProof/>
            <w:webHidden/>
          </w:rPr>
        </w:r>
      </w:ins>
      <w:r>
        <w:rPr>
          <w:noProof/>
          <w:webHidden/>
        </w:rPr>
        <w:fldChar w:fldCharType="separate"/>
      </w:r>
      <w:ins w:id="52" w:author="Mariana Gil" w:date="2022-04-15T19:50:00Z">
        <w:r>
          <w:rPr>
            <w:noProof/>
            <w:webHidden/>
          </w:rPr>
          <w:t>16</w:t>
        </w:r>
        <w:r>
          <w:rPr>
            <w:noProof/>
            <w:webHidden/>
          </w:rPr>
          <w:fldChar w:fldCharType="end"/>
        </w:r>
        <w:r w:rsidRPr="004201ED">
          <w:rPr>
            <w:rStyle w:val="Hyperlink"/>
            <w:noProof/>
          </w:rPr>
          <w:fldChar w:fldCharType="end"/>
        </w:r>
      </w:ins>
    </w:p>
    <w:p w14:paraId="3655D04A" w14:textId="58E2B2E5" w:rsidR="00521323" w:rsidRDefault="00521323">
      <w:pPr>
        <w:pStyle w:val="TableofFigures"/>
        <w:tabs>
          <w:tab w:val="right" w:leader="dot" w:pos="10762"/>
        </w:tabs>
        <w:rPr>
          <w:ins w:id="53" w:author="Mariana Gil" w:date="2022-04-15T19:50:00Z"/>
          <w:rFonts w:asciiTheme="minorHAnsi" w:eastAsiaTheme="minorEastAsia" w:hAnsiTheme="minorHAnsi"/>
          <w:noProof/>
          <w:sz w:val="22"/>
          <w:lang w:val="en-GB" w:eastAsia="en-GB"/>
        </w:rPr>
      </w:pPr>
      <w:ins w:id="54"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"_Toc100944666"</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18 - Distribution of new variable 'Gender'</w:t>
        </w:r>
        <w:r>
          <w:rPr>
            <w:noProof/>
            <w:webHidden/>
          </w:rPr>
          <w:tab/>
        </w:r>
        <w:r>
          <w:rPr>
            <w:noProof/>
            <w:webHidden/>
          </w:rPr>
          <w:fldChar w:fldCharType="begin"/>
        </w:r>
        <w:r>
          <w:rPr>
            <w:noProof/>
            <w:webHidden/>
          </w:rPr>
          <w:instrText xml:space="preserve"> PAGEREF _Toc100944666 \h </w:instrText>
        </w:r>
        <w:r>
          <w:rPr>
            <w:noProof/>
            <w:webHidden/>
          </w:rPr>
        </w:r>
      </w:ins>
      <w:r>
        <w:rPr>
          <w:noProof/>
          <w:webHidden/>
        </w:rPr>
        <w:fldChar w:fldCharType="separate"/>
      </w:r>
      <w:ins w:id="55" w:author="Mariana Gil" w:date="2022-04-15T19:50:00Z">
        <w:r>
          <w:rPr>
            <w:noProof/>
            <w:webHidden/>
          </w:rPr>
          <w:t>16</w:t>
        </w:r>
        <w:r>
          <w:rPr>
            <w:noProof/>
            <w:webHidden/>
          </w:rPr>
          <w:fldChar w:fldCharType="end"/>
        </w:r>
        <w:r w:rsidRPr="004201ED">
          <w:rPr>
            <w:rStyle w:val="Hyperlink"/>
            <w:noProof/>
          </w:rPr>
          <w:fldChar w:fldCharType="end"/>
        </w:r>
      </w:ins>
    </w:p>
    <w:p w14:paraId="15247EC7" w14:textId="6F071D01" w:rsidR="00521323" w:rsidRDefault="00521323">
      <w:pPr>
        <w:pStyle w:val="TableofFigures"/>
        <w:tabs>
          <w:tab w:val="right" w:leader="dot" w:pos="10762"/>
        </w:tabs>
        <w:rPr>
          <w:ins w:id="56" w:author="Mariana Gil" w:date="2022-04-15T19:50:00Z"/>
          <w:rFonts w:asciiTheme="minorHAnsi" w:eastAsiaTheme="minorEastAsia" w:hAnsiTheme="minorHAnsi"/>
          <w:noProof/>
          <w:sz w:val="22"/>
          <w:lang w:val="en-GB" w:eastAsia="en-GB"/>
        </w:rPr>
      </w:pPr>
      <w:ins w:id="57"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"_Toc100944667"</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19 - Distribution of new variable 'Age'</w:t>
        </w:r>
        <w:r>
          <w:rPr>
            <w:noProof/>
            <w:webHidden/>
          </w:rPr>
          <w:tab/>
        </w:r>
        <w:r>
          <w:rPr>
            <w:noProof/>
            <w:webHidden/>
          </w:rPr>
          <w:fldChar w:fldCharType="begin"/>
        </w:r>
        <w:r>
          <w:rPr>
            <w:noProof/>
            <w:webHidden/>
          </w:rPr>
          <w:instrText xml:space="preserve"> PAGEREF _Toc100944667 \h </w:instrText>
        </w:r>
        <w:r>
          <w:rPr>
            <w:noProof/>
            <w:webHidden/>
          </w:rPr>
        </w:r>
      </w:ins>
      <w:r>
        <w:rPr>
          <w:noProof/>
          <w:webHidden/>
        </w:rPr>
        <w:fldChar w:fldCharType="separate"/>
      </w:r>
      <w:ins w:id="58" w:author="Mariana Gil" w:date="2022-04-15T19:50:00Z">
        <w:r>
          <w:rPr>
            <w:noProof/>
            <w:webHidden/>
          </w:rPr>
          <w:t>16</w:t>
        </w:r>
        <w:r>
          <w:rPr>
            <w:noProof/>
            <w:webHidden/>
          </w:rPr>
          <w:fldChar w:fldCharType="end"/>
        </w:r>
        <w:r w:rsidRPr="004201ED">
          <w:rPr>
            <w:rStyle w:val="Hyperlink"/>
            <w:noProof/>
          </w:rPr>
          <w:fldChar w:fldCharType="end"/>
        </w:r>
      </w:ins>
    </w:p>
    <w:p w14:paraId="34204E3E" w14:textId="17442360" w:rsidR="00521323" w:rsidRDefault="00521323">
      <w:pPr>
        <w:pStyle w:val="TableofFigures"/>
        <w:tabs>
          <w:tab w:val="right" w:leader="dot" w:pos="10762"/>
        </w:tabs>
        <w:rPr>
          <w:ins w:id="59" w:author="Mariana Gil" w:date="2022-04-15T19:50:00Z"/>
          <w:rFonts w:asciiTheme="minorHAnsi" w:eastAsiaTheme="minorEastAsia" w:hAnsiTheme="minorHAnsi"/>
          <w:noProof/>
          <w:sz w:val="22"/>
          <w:lang w:val="en-GB" w:eastAsia="en-GB"/>
        </w:rPr>
      </w:pPr>
      <w:ins w:id="60"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"_Toc100944668"</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20 - Distribution of new variable 'satisfaction_avg'</w:t>
        </w:r>
        <w:r>
          <w:rPr>
            <w:noProof/>
            <w:webHidden/>
          </w:rPr>
          <w:tab/>
        </w:r>
        <w:r>
          <w:rPr>
            <w:noProof/>
            <w:webHidden/>
          </w:rPr>
          <w:fldChar w:fldCharType="begin"/>
        </w:r>
        <w:r>
          <w:rPr>
            <w:noProof/>
            <w:webHidden/>
          </w:rPr>
          <w:instrText xml:space="preserve"> PAGEREF _Toc100944668 \h </w:instrText>
        </w:r>
        <w:r>
          <w:rPr>
            <w:noProof/>
            <w:webHidden/>
          </w:rPr>
        </w:r>
      </w:ins>
      <w:r>
        <w:rPr>
          <w:noProof/>
          <w:webHidden/>
        </w:rPr>
        <w:fldChar w:fldCharType="separate"/>
      </w:r>
      <w:ins w:id="61" w:author="Mariana Gil" w:date="2022-04-15T19:50:00Z">
        <w:r>
          <w:rPr>
            <w:noProof/>
            <w:webHidden/>
          </w:rPr>
          <w:t>16</w:t>
        </w:r>
        <w:r>
          <w:rPr>
            <w:noProof/>
            <w:webHidden/>
          </w:rPr>
          <w:fldChar w:fldCharType="end"/>
        </w:r>
        <w:r w:rsidRPr="004201ED">
          <w:rPr>
            <w:rStyle w:val="Hyperlink"/>
            <w:noProof/>
          </w:rPr>
          <w:fldChar w:fldCharType="end"/>
        </w:r>
      </w:ins>
    </w:p>
    <w:p w14:paraId="566671F8" w14:textId="5D68D6A9" w:rsidR="00521323" w:rsidRDefault="00521323">
      <w:pPr>
        <w:pStyle w:val="TableofFigures"/>
        <w:tabs>
          <w:tab w:val="right" w:leader="dot" w:pos="10762"/>
        </w:tabs>
        <w:rPr>
          <w:ins w:id="62" w:author="Mariana Gil" w:date="2022-04-15T19:50:00Z"/>
          <w:rFonts w:asciiTheme="minorHAnsi" w:eastAsiaTheme="minorEastAsia" w:hAnsiTheme="minorHAnsi"/>
          <w:noProof/>
          <w:sz w:val="22"/>
          <w:lang w:val="en-GB" w:eastAsia="en-GB"/>
        </w:rPr>
      </w:pPr>
      <w:ins w:id="63"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"_Toc100944669"</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21 - Heatmap</w:t>
        </w:r>
        <w:r>
          <w:rPr>
            <w:noProof/>
            <w:webHidden/>
          </w:rPr>
          <w:tab/>
        </w:r>
        <w:r>
          <w:rPr>
            <w:noProof/>
            <w:webHidden/>
          </w:rPr>
          <w:fldChar w:fldCharType="begin"/>
        </w:r>
        <w:r>
          <w:rPr>
            <w:noProof/>
            <w:webHidden/>
          </w:rPr>
          <w:instrText xml:space="preserve"> PAGEREF _Toc100944669 \h </w:instrText>
        </w:r>
        <w:r>
          <w:rPr>
            <w:noProof/>
            <w:webHidden/>
          </w:rPr>
        </w:r>
      </w:ins>
      <w:r>
        <w:rPr>
          <w:noProof/>
          <w:webHidden/>
        </w:rPr>
        <w:fldChar w:fldCharType="separate"/>
      </w:r>
      <w:ins w:id="64" w:author="Mariana Gil" w:date="2022-04-15T19:50:00Z">
        <w:r>
          <w:rPr>
            <w:noProof/>
            <w:webHidden/>
          </w:rPr>
          <w:t>17</w:t>
        </w:r>
        <w:r>
          <w:rPr>
            <w:noProof/>
            <w:webHidden/>
          </w:rPr>
          <w:fldChar w:fldCharType="end"/>
        </w:r>
        <w:r w:rsidRPr="004201ED">
          <w:rPr>
            <w:rStyle w:val="Hyperlink"/>
            <w:noProof/>
          </w:rPr>
          <w:fldChar w:fldCharType="end"/>
        </w:r>
      </w:ins>
    </w:p>
    <w:p w14:paraId="332F21F1" w14:textId="2D74C575" w:rsidR="00521323" w:rsidRDefault="00521323">
      <w:pPr>
        <w:pStyle w:val="TableofFigures"/>
        <w:tabs>
          <w:tab w:val="right" w:leader="dot" w:pos="10762"/>
        </w:tabs>
        <w:rPr>
          <w:ins w:id="65" w:author="Mariana Gil" w:date="2022-04-15T19:50:00Z"/>
          <w:rFonts w:asciiTheme="minorHAnsi" w:eastAsiaTheme="minorEastAsia" w:hAnsiTheme="minorHAnsi"/>
          <w:noProof/>
          <w:sz w:val="22"/>
          <w:lang w:val="en-GB" w:eastAsia="en-GB"/>
        </w:rPr>
      </w:pPr>
      <w:ins w:id="66"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"_Toc100944670"</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22 - PCA Analysis</w:t>
        </w:r>
        <w:r>
          <w:rPr>
            <w:noProof/>
            <w:webHidden/>
          </w:rPr>
          <w:tab/>
        </w:r>
        <w:r>
          <w:rPr>
            <w:noProof/>
            <w:webHidden/>
          </w:rPr>
          <w:fldChar w:fldCharType="begin"/>
        </w:r>
        <w:r>
          <w:rPr>
            <w:noProof/>
            <w:webHidden/>
          </w:rPr>
          <w:instrText xml:space="preserve"> PAGEREF _Toc100944670 \h </w:instrText>
        </w:r>
        <w:r>
          <w:rPr>
            <w:noProof/>
            <w:webHidden/>
          </w:rPr>
        </w:r>
      </w:ins>
      <w:r>
        <w:rPr>
          <w:noProof/>
          <w:webHidden/>
        </w:rPr>
        <w:fldChar w:fldCharType="separate"/>
      </w:r>
      <w:ins w:id="67" w:author="Mariana Gil" w:date="2022-04-15T19:50:00Z">
        <w:r>
          <w:rPr>
            <w:noProof/>
            <w:webHidden/>
          </w:rPr>
          <w:t>17</w:t>
        </w:r>
        <w:r>
          <w:rPr>
            <w:noProof/>
            <w:webHidden/>
          </w:rPr>
          <w:fldChar w:fldCharType="end"/>
        </w:r>
        <w:r w:rsidRPr="004201ED">
          <w:rPr>
            <w:rStyle w:val="Hyperlink"/>
            <w:noProof/>
          </w:rPr>
          <w:fldChar w:fldCharType="end"/>
        </w:r>
      </w:ins>
    </w:p>
    <w:p w14:paraId="3235F524" w14:textId="3BA57E9B" w:rsidR="00521323" w:rsidRDefault="00521323">
      <w:pPr>
        <w:pStyle w:val="TableofFigures"/>
        <w:tabs>
          <w:tab w:val="right" w:leader="dot" w:pos="10762"/>
        </w:tabs>
        <w:rPr>
          <w:ins w:id="68" w:author="Mariana Gil" w:date="2022-04-15T19:50:00Z"/>
          <w:rFonts w:asciiTheme="minorHAnsi" w:eastAsiaTheme="minorEastAsia" w:hAnsiTheme="minorHAnsi"/>
          <w:noProof/>
          <w:sz w:val="22"/>
          <w:lang w:val="en-GB" w:eastAsia="en-GB"/>
        </w:rPr>
      </w:pPr>
      <w:ins w:id="69"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"_Toc100944671"</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23 – Customers’ Clusters</w:t>
        </w:r>
        <w:r>
          <w:rPr>
            <w:noProof/>
            <w:webHidden/>
          </w:rPr>
          <w:tab/>
        </w:r>
        <w:r>
          <w:rPr>
            <w:noProof/>
            <w:webHidden/>
          </w:rPr>
          <w:fldChar w:fldCharType="begin"/>
        </w:r>
        <w:r>
          <w:rPr>
            <w:noProof/>
            <w:webHidden/>
          </w:rPr>
          <w:instrText xml:space="preserve"> PAGEREF _Toc100944671 \h </w:instrText>
        </w:r>
        <w:r>
          <w:rPr>
            <w:noProof/>
            <w:webHidden/>
          </w:rPr>
        </w:r>
      </w:ins>
      <w:r>
        <w:rPr>
          <w:noProof/>
          <w:webHidden/>
        </w:rPr>
        <w:fldChar w:fldCharType="separate"/>
      </w:r>
      <w:ins w:id="70" w:author="Mariana Gil" w:date="2022-04-15T19:50:00Z">
        <w:r>
          <w:rPr>
            <w:noProof/>
            <w:webHidden/>
          </w:rPr>
          <w:t>18</w:t>
        </w:r>
        <w:r>
          <w:rPr>
            <w:noProof/>
            <w:webHidden/>
          </w:rPr>
          <w:fldChar w:fldCharType="end"/>
        </w:r>
        <w:r w:rsidRPr="004201ED">
          <w:rPr>
            <w:rStyle w:val="Hyperlink"/>
            <w:noProof/>
          </w:rPr>
          <w:fldChar w:fldCharType="end"/>
        </w:r>
      </w:ins>
    </w:p>
    <w:p w14:paraId="5B0A30B5" w14:textId="25AD58FA" w:rsidR="00521323" w:rsidRDefault="00521323">
      <w:pPr>
        <w:pStyle w:val="TableofFigures"/>
        <w:tabs>
          <w:tab w:val="right" w:leader="dot" w:pos="10762"/>
        </w:tabs>
        <w:rPr>
          <w:ins w:id="71" w:author="Mariana Gil" w:date="2022-04-15T19:50:00Z"/>
          <w:rFonts w:asciiTheme="minorHAnsi" w:eastAsiaTheme="minorEastAsia" w:hAnsiTheme="minorHAnsi"/>
          <w:noProof/>
          <w:sz w:val="22"/>
          <w:lang w:val="en-GB" w:eastAsia="en-GB"/>
        </w:rPr>
      </w:pPr>
      <w:ins w:id="72"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"_Toc100944672"</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24 - Customers’ Clusters: Age Distribution</w:t>
        </w:r>
        <w:r>
          <w:rPr>
            <w:noProof/>
            <w:webHidden/>
          </w:rPr>
          <w:tab/>
        </w:r>
        <w:r>
          <w:rPr>
            <w:noProof/>
            <w:webHidden/>
          </w:rPr>
          <w:fldChar w:fldCharType="begin"/>
        </w:r>
        <w:r>
          <w:rPr>
            <w:noProof/>
            <w:webHidden/>
          </w:rPr>
          <w:instrText xml:space="preserve"> PAGEREF _Toc100944672 \h </w:instrText>
        </w:r>
        <w:r>
          <w:rPr>
            <w:noProof/>
            <w:webHidden/>
          </w:rPr>
        </w:r>
      </w:ins>
      <w:r>
        <w:rPr>
          <w:noProof/>
          <w:webHidden/>
        </w:rPr>
        <w:fldChar w:fldCharType="separate"/>
      </w:r>
      <w:ins w:id="73" w:author="Mariana Gil" w:date="2022-04-15T19:50:00Z">
        <w:r>
          <w:rPr>
            <w:noProof/>
            <w:webHidden/>
          </w:rPr>
          <w:t>18</w:t>
        </w:r>
        <w:r>
          <w:rPr>
            <w:noProof/>
            <w:webHidden/>
          </w:rPr>
          <w:fldChar w:fldCharType="end"/>
        </w:r>
        <w:r w:rsidRPr="004201ED">
          <w:rPr>
            <w:rStyle w:val="Hyperlink"/>
            <w:noProof/>
          </w:rPr>
          <w:fldChar w:fldCharType="end"/>
        </w:r>
      </w:ins>
    </w:p>
    <w:p w14:paraId="30FB664C" w14:textId="68D60039" w:rsidR="00521323" w:rsidRDefault="00521323">
      <w:pPr>
        <w:pStyle w:val="TableofFigures"/>
        <w:tabs>
          <w:tab w:val="right" w:leader="dot" w:pos="10762"/>
        </w:tabs>
        <w:rPr>
          <w:ins w:id="74" w:author="Mariana Gil" w:date="2022-04-15T19:50:00Z"/>
          <w:rFonts w:asciiTheme="minorHAnsi" w:eastAsiaTheme="minorEastAsia" w:hAnsiTheme="minorHAnsi"/>
          <w:noProof/>
          <w:sz w:val="22"/>
          <w:lang w:val="en-GB" w:eastAsia="en-GB"/>
        </w:rPr>
      </w:pPr>
      <w:ins w:id="75"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"_Toc100944673"</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25 - Customers’ Clusters: Descriptive Statistics</w:t>
        </w:r>
        <w:r>
          <w:rPr>
            <w:noProof/>
            <w:webHidden/>
          </w:rPr>
          <w:tab/>
        </w:r>
        <w:r>
          <w:rPr>
            <w:noProof/>
            <w:webHidden/>
          </w:rPr>
          <w:fldChar w:fldCharType="begin"/>
        </w:r>
        <w:r>
          <w:rPr>
            <w:noProof/>
            <w:webHidden/>
          </w:rPr>
          <w:instrText xml:space="preserve"> PAGEREF _Toc100944673 \h </w:instrText>
        </w:r>
        <w:r>
          <w:rPr>
            <w:noProof/>
            <w:webHidden/>
          </w:rPr>
        </w:r>
      </w:ins>
      <w:r>
        <w:rPr>
          <w:noProof/>
          <w:webHidden/>
        </w:rPr>
        <w:fldChar w:fldCharType="separate"/>
      </w:r>
      <w:ins w:id="76" w:author="Mariana Gil" w:date="2022-04-15T19:50:00Z">
        <w:r>
          <w:rPr>
            <w:noProof/>
            <w:webHidden/>
          </w:rPr>
          <w:t>19</w:t>
        </w:r>
        <w:r>
          <w:rPr>
            <w:noProof/>
            <w:webHidden/>
          </w:rPr>
          <w:fldChar w:fldCharType="end"/>
        </w:r>
        <w:r w:rsidRPr="004201ED">
          <w:rPr>
            <w:rStyle w:val="Hyperlink"/>
            <w:noProof/>
          </w:rPr>
          <w:fldChar w:fldCharType="end"/>
        </w:r>
      </w:ins>
    </w:p>
    <w:p w14:paraId="37904395" w14:textId="7BA970ED" w:rsidR="00521323" w:rsidRDefault="00521323">
      <w:pPr>
        <w:pStyle w:val="TableofFigures"/>
        <w:tabs>
          <w:tab w:val="right" w:leader="dot" w:pos="10762"/>
        </w:tabs>
        <w:rPr>
          <w:ins w:id="77" w:author="Mariana Gil" w:date="2022-04-15T19:50:00Z"/>
          <w:rFonts w:asciiTheme="minorHAnsi" w:eastAsiaTheme="minorEastAsia" w:hAnsiTheme="minorHAnsi"/>
          <w:noProof/>
          <w:sz w:val="22"/>
          <w:lang w:val="en-GB" w:eastAsia="en-GB"/>
        </w:rPr>
      </w:pPr>
      <w:ins w:id="78"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"_Toc100944674"</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26 - Customers' Satisfaction Clusters</w:t>
        </w:r>
        <w:r>
          <w:rPr>
            <w:noProof/>
            <w:webHidden/>
          </w:rPr>
          <w:tab/>
        </w:r>
        <w:r>
          <w:rPr>
            <w:noProof/>
            <w:webHidden/>
          </w:rPr>
          <w:fldChar w:fldCharType="begin"/>
        </w:r>
        <w:r>
          <w:rPr>
            <w:noProof/>
            <w:webHidden/>
          </w:rPr>
          <w:instrText xml:space="preserve"> PAGEREF _Toc100944674 \h </w:instrText>
        </w:r>
        <w:r>
          <w:rPr>
            <w:noProof/>
            <w:webHidden/>
          </w:rPr>
        </w:r>
      </w:ins>
      <w:r>
        <w:rPr>
          <w:noProof/>
          <w:webHidden/>
        </w:rPr>
        <w:fldChar w:fldCharType="separate"/>
      </w:r>
      <w:ins w:id="79" w:author="Mariana Gil" w:date="2022-04-15T19:50:00Z">
        <w:r>
          <w:rPr>
            <w:noProof/>
            <w:webHidden/>
          </w:rPr>
          <w:t>19</w:t>
        </w:r>
        <w:r>
          <w:rPr>
            <w:noProof/>
            <w:webHidden/>
          </w:rPr>
          <w:fldChar w:fldCharType="end"/>
        </w:r>
        <w:r w:rsidRPr="004201ED">
          <w:rPr>
            <w:rStyle w:val="Hyperlink"/>
            <w:noProof/>
          </w:rPr>
          <w:fldChar w:fldCharType="end"/>
        </w:r>
      </w:ins>
    </w:p>
    <w:p w14:paraId="347D7A08" w14:textId="50F2BE03" w:rsidR="00521323" w:rsidRDefault="00521323">
      <w:pPr>
        <w:pStyle w:val="TableofFigures"/>
        <w:tabs>
          <w:tab w:val="right" w:leader="dot" w:pos="10762"/>
        </w:tabs>
        <w:rPr>
          <w:ins w:id="80" w:author="Mariana Gil" w:date="2022-04-15T19:50:00Z"/>
          <w:rFonts w:asciiTheme="minorHAnsi" w:eastAsiaTheme="minorEastAsia" w:hAnsiTheme="minorHAnsi"/>
          <w:noProof/>
          <w:sz w:val="22"/>
          <w:lang w:val="en-GB" w:eastAsia="en-GB"/>
        </w:rPr>
      </w:pPr>
      <w:ins w:id="81"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"_Toc100944675"</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27 - Customers' Satisfaction Clusters: Accommodation</w:t>
        </w:r>
        <w:r>
          <w:rPr>
            <w:noProof/>
            <w:webHidden/>
          </w:rPr>
          <w:tab/>
        </w:r>
        <w:r>
          <w:rPr>
            <w:noProof/>
            <w:webHidden/>
          </w:rPr>
          <w:fldChar w:fldCharType="begin"/>
        </w:r>
        <w:r>
          <w:rPr>
            <w:noProof/>
            <w:webHidden/>
          </w:rPr>
          <w:instrText xml:space="preserve"> PAGEREF _Toc100944675 \h </w:instrText>
        </w:r>
        <w:r>
          <w:rPr>
            <w:noProof/>
            <w:webHidden/>
          </w:rPr>
        </w:r>
      </w:ins>
      <w:r>
        <w:rPr>
          <w:noProof/>
          <w:webHidden/>
        </w:rPr>
        <w:fldChar w:fldCharType="separate"/>
      </w:r>
      <w:ins w:id="82" w:author="Mariana Gil" w:date="2022-04-15T19:50:00Z">
        <w:r>
          <w:rPr>
            <w:noProof/>
            <w:webHidden/>
          </w:rPr>
          <w:t>20</w:t>
        </w:r>
        <w:r>
          <w:rPr>
            <w:noProof/>
            <w:webHidden/>
          </w:rPr>
          <w:fldChar w:fldCharType="end"/>
        </w:r>
        <w:r w:rsidRPr="004201ED">
          <w:rPr>
            <w:rStyle w:val="Hyperlink"/>
            <w:noProof/>
          </w:rPr>
          <w:fldChar w:fldCharType="end"/>
        </w:r>
      </w:ins>
    </w:p>
    <w:p w14:paraId="4CBF42A6" w14:textId="26638CA9" w:rsidR="00521323" w:rsidRDefault="00521323">
      <w:pPr>
        <w:pStyle w:val="TableofFigures"/>
        <w:tabs>
          <w:tab w:val="right" w:leader="dot" w:pos="10762"/>
        </w:tabs>
        <w:rPr>
          <w:ins w:id="83" w:author="Mariana Gil" w:date="2022-04-15T19:50:00Z"/>
          <w:rFonts w:asciiTheme="minorHAnsi" w:eastAsiaTheme="minorEastAsia" w:hAnsiTheme="minorHAnsi"/>
          <w:noProof/>
          <w:sz w:val="22"/>
          <w:lang w:val="en-GB" w:eastAsia="en-GB"/>
        </w:rPr>
      </w:pPr>
      <w:ins w:id="84"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"_Toc100944676"</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28 - Customers' Satisfaction Clusters: Reception</w:t>
        </w:r>
        <w:r>
          <w:rPr>
            <w:noProof/>
            <w:webHidden/>
          </w:rPr>
          <w:tab/>
        </w:r>
        <w:r>
          <w:rPr>
            <w:noProof/>
            <w:webHidden/>
          </w:rPr>
          <w:fldChar w:fldCharType="begin"/>
        </w:r>
        <w:r>
          <w:rPr>
            <w:noProof/>
            <w:webHidden/>
          </w:rPr>
          <w:instrText xml:space="preserve"> PAGEREF _Toc100944676 \h </w:instrText>
        </w:r>
        <w:r>
          <w:rPr>
            <w:noProof/>
            <w:webHidden/>
          </w:rPr>
        </w:r>
      </w:ins>
      <w:r>
        <w:rPr>
          <w:noProof/>
          <w:webHidden/>
        </w:rPr>
        <w:fldChar w:fldCharType="separate"/>
      </w:r>
      <w:ins w:id="85" w:author="Mariana Gil" w:date="2022-04-15T19:50:00Z">
        <w:r>
          <w:rPr>
            <w:noProof/>
            <w:webHidden/>
          </w:rPr>
          <w:t>20</w:t>
        </w:r>
        <w:r>
          <w:rPr>
            <w:noProof/>
            <w:webHidden/>
          </w:rPr>
          <w:fldChar w:fldCharType="end"/>
        </w:r>
        <w:r w:rsidRPr="004201ED">
          <w:rPr>
            <w:rStyle w:val="Hyperlink"/>
            <w:noProof/>
          </w:rPr>
          <w:fldChar w:fldCharType="end"/>
        </w:r>
      </w:ins>
    </w:p>
    <w:p w14:paraId="606CA78E" w14:textId="0C6E8A08" w:rsidR="00521323" w:rsidRDefault="00521323">
      <w:pPr>
        <w:pStyle w:val="TableofFigures"/>
        <w:tabs>
          <w:tab w:val="right" w:leader="dot" w:pos="10762"/>
        </w:tabs>
        <w:rPr>
          <w:ins w:id="86" w:author="Mariana Gil" w:date="2022-04-15T19:50:00Z"/>
          <w:rFonts w:asciiTheme="minorHAnsi" w:eastAsiaTheme="minorEastAsia" w:hAnsiTheme="minorHAnsi"/>
          <w:noProof/>
          <w:sz w:val="22"/>
          <w:lang w:val="en-GB" w:eastAsia="en-GB"/>
        </w:rPr>
      </w:pPr>
      <w:ins w:id="87"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"_Toc100944677"</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29 - Accommodation vs Reception</w:t>
        </w:r>
        <w:r>
          <w:rPr>
            <w:noProof/>
            <w:webHidden/>
          </w:rPr>
          <w:tab/>
        </w:r>
        <w:r>
          <w:rPr>
            <w:noProof/>
            <w:webHidden/>
          </w:rPr>
          <w:fldChar w:fldCharType="begin"/>
        </w:r>
        <w:r>
          <w:rPr>
            <w:noProof/>
            <w:webHidden/>
          </w:rPr>
          <w:instrText xml:space="preserve"> PAGEREF _Toc100944677 \h </w:instrText>
        </w:r>
        <w:r>
          <w:rPr>
            <w:noProof/>
            <w:webHidden/>
          </w:rPr>
        </w:r>
      </w:ins>
      <w:r>
        <w:rPr>
          <w:noProof/>
          <w:webHidden/>
        </w:rPr>
        <w:fldChar w:fldCharType="separate"/>
      </w:r>
      <w:ins w:id="88" w:author="Mariana Gil" w:date="2022-04-15T19:50:00Z">
        <w:r>
          <w:rPr>
            <w:noProof/>
            <w:webHidden/>
          </w:rPr>
          <w:t>20</w:t>
        </w:r>
        <w:r>
          <w:rPr>
            <w:noProof/>
            <w:webHidden/>
          </w:rPr>
          <w:fldChar w:fldCharType="end"/>
        </w:r>
        <w:r w:rsidRPr="004201ED">
          <w:rPr>
            <w:rStyle w:val="Hyperlink"/>
            <w:noProof/>
          </w:rPr>
          <w:fldChar w:fldCharType="end"/>
        </w:r>
      </w:ins>
    </w:p>
    <w:p w14:paraId="4364D6D7" w14:textId="51978C7B" w:rsidR="00521323" w:rsidRDefault="00521323">
      <w:pPr>
        <w:pStyle w:val="TableofFigures"/>
        <w:tabs>
          <w:tab w:val="right" w:leader="dot" w:pos="10762"/>
        </w:tabs>
        <w:rPr>
          <w:ins w:id="89" w:author="Mariana Gil" w:date="2022-04-15T19:50:00Z"/>
          <w:rFonts w:asciiTheme="minorHAnsi" w:eastAsiaTheme="minorEastAsia" w:hAnsiTheme="minorHAnsi"/>
          <w:noProof/>
          <w:sz w:val="22"/>
          <w:lang w:val="en-GB" w:eastAsia="en-GB"/>
        </w:rPr>
      </w:pPr>
      <w:ins w:id="90"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"_Toc100944678"</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30 - Reception vs Catering</w:t>
        </w:r>
        <w:r>
          <w:rPr>
            <w:noProof/>
            <w:webHidden/>
          </w:rPr>
          <w:tab/>
        </w:r>
        <w:r>
          <w:rPr>
            <w:noProof/>
            <w:webHidden/>
          </w:rPr>
          <w:fldChar w:fldCharType="begin"/>
        </w:r>
        <w:r>
          <w:rPr>
            <w:noProof/>
            <w:webHidden/>
          </w:rPr>
          <w:instrText xml:space="preserve"> PAGEREF _Toc100944678 \h </w:instrText>
        </w:r>
        <w:r>
          <w:rPr>
            <w:noProof/>
            <w:webHidden/>
          </w:rPr>
        </w:r>
      </w:ins>
      <w:r>
        <w:rPr>
          <w:noProof/>
          <w:webHidden/>
        </w:rPr>
        <w:fldChar w:fldCharType="separate"/>
      </w:r>
      <w:ins w:id="91" w:author="Mariana Gil" w:date="2022-04-15T19:50:00Z">
        <w:r>
          <w:rPr>
            <w:noProof/>
            <w:webHidden/>
          </w:rPr>
          <w:t>20</w:t>
        </w:r>
        <w:r>
          <w:rPr>
            <w:noProof/>
            <w:webHidden/>
          </w:rPr>
          <w:fldChar w:fldCharType="end"/>
        </w:r>
        <w:r w:rsidRPr="004201ED">
          <w:rPr>
            <w:rStyle w:val="Hyperlink"/>
            <w:noProof/>
          </w:rPr>
          <w:fldChar w:fldCharType="end"/>
        </w:r>
      </w:ins>
    </w:p>
    <w:p w14:paraId="0E92D14C" w14:textId="1C45B02F" w:rsidR="00521323" w:rsidRDefault="00521323">
      <w:pPr>
        <w:pStyle w:val="TableofFigures"/>
        <w:tabs>
          <w:tab w:val="right" w:leader="dot" w:pos="10762"/>
        </w:tabs>
        <w:rPr>
          <w:ins w:id="92" w:author="Mariana Gil" w:date="2022-04-15T19:50:00Z"/>
          <w:rFonts w:asciiTheme="minorHAnsi" w:eastAsiaTheme="minorEastAsia" w:hAnsiTheme="minorHAnsi"/>
          <w:noProof/>
          <w:sz w:val="22"/>
          <w:lang w:val="en-GB" w:eastAsia="en-GB"/>
        </w:rPr>
      </w:pPr>
      <w:ins w:id="93"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"_Toc100944679"</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31 - Customers' Satisfaction Clusters: Descriptive Statistics</w:t>
        </w:r>
        <w:r>
          <w:rPr>
            <w:noProof/>
            <w:webHidden/>
          </w:rPr>
          <w:tab/>
        </w:r>
        <w:r>
          <w:rPr>
            <w:noProof/>
            <w:webHidden/>
          </w:rPr>
          <w:fldChar w:fldCharType="begin"/>
        </w:r>
        <w:r>
          <w:rPr>
            <w:noProof/>
            <w:webHidden/>
          </w:rPr>
          <w:instrText xml:space="preserve"> PAGEREF _Toc100944679 \h </w:instrText>
        </w:r>
        <w:r>
          <w:rPr>
            <w:noProof/>
            <w:webHidden/>
          </w:rPr>
        </w:r>
      </w:ins>
      <w:r>
        <w:rPr>
          <w:noProof/>
          <w:webHidden/>
        </w:rPr>
        <w:fldChar w:fldCharType="separate"/>
      </w:r>
      <w:ins w:id="94" w:author="Mariana Gil" w:date="2022-04-15T19:50:00Z">
        <w:r>
          <w:rPr>
            <w:noProof/>
            <w:webHidden/>
          </w:rPr>
          <w:t>21</w:t>
        </w:r>
        <w:r>
          <w:rPr>
            <w:noProof/>
            <w:webHidden/>
          </w:rPr>
          <w:fldChar w:fldCharType="end"/>
        </w:r>
        <w:r w:rsidRPr="004201ED">
          <w:rPr>
            <w:rStyle w:val="Hyperlink"/>
            <w:noProof/>
          </w:rPr>
          <w:fldChar w:fldCharType="end"/>
        </w:r>
      </w:ins>
    </w:p>
    <w:p w14:paraId="31740642" w14:textId="197821DD" w:rsidR="00521323" w:rsidRDefault="00521323">
      <w:pPr>
        <w:pStyle w:val="TableofFigures"/>
        <w:tabs>
          <w:tab w:val="right" w:leader="dot" w:pos="10762"/>
        </w:tabs>
        <w:rPr>
          <w:ins w:id="95" w:author="Mariana Gil" w:date="2022-04-15T19:50:00Z"/>
          <w:rFonts w:asciiTheme="minorHAnsi" w:eastAsiaTheme="minorEastAsia" w:hAnsiTheme="minorHAnsi"/>
          <w:noProof/>
          <w:sz w:val="22"/>
          <w:lang w:val="en-GB" w:eastAsia="en-GB"/>
        </w:rPr>
      </w:pPr>
      <w:ins w:id="96"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"_Toc100944680"</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32 - Clients' Retention Level</w:t>
        </w:r>
        <w:r>
          <w:rPr>
            <w:noProof/>
            <w:webHidden/>
          </w:rPr>
          <w:tab/>
        </w:r>
        <w:r>
          <w:rPr>
            <w:noProof/>
            <w:webHidden/>
          </w:rPr>
          <w:fldChar w:fldCharType="begin"/>
        </w:r>
        <w:r>
          <w:rPr>
            <w:noProof/>
            <w:webHidden/>
          </w:rPr>
          <w:instrText xml:space="preserve"> PAGEREF _Toc100944680 \h </w:instrText>
        </w:r>
        <w:r>
          <w:rPr>
            <w:noProof/>
            <w:webHidden/>
          </w:rPr>
        </w:r>
      </w:ins>
      <w:r>
        <w:rPr>
          <w:noProof/>
          <w:webHidden/>
        </w:rPr>
        <w:fldChar w:fldCharType="separate"/>
      </w:r>
      <w:ins w:id="97" w:author="Mariana Gil" w:date="2022-04-15T19:50:00Z">
        <w:r>
          <w:rPr>
            <w:noProof/>
            <w:webHidden/>
          </w:rPr>
          <w:t>21</w:t>
        </w:r>
        <w:r>
          <w:rPr>
            <w:noProof/>
            <w:webHidden/>
          </w:rPr>
          <w:fldChar w:fldCharType="end"/>
        </w:r>
        <w:r w:rsidRPr="004201ED">
          <w:rPr>
            <w:rStyle w:val="Hyperlink"/>
            <w:noProof/>
          </w:rPr>
          <w:fldChar w:fldCharType="end"/>
        </w:r>
      </w:ins>
    </w:p>
    <w:p w14:paraId="4B20EDEA" w14:textId="700A409F" w:rsidR="00521323" w:rsidRDefault="00521323">
      <w:pPr>
        <w:pStyle w:val="TableofFigures"/>
        <w:tabs>
          <w:tab w:val="right" w:leader="dot" w:pos="10762"/>
        </w:tabs>
        <w:rPr>
          <w:ins w:id="98" w:author="Mariana Gil" w:date="2022-04-15T19:50:00Z"/>
          <w:rFonts w:asciiTheme="minorHAnsi" w:eastAsiaTheme="minorEastAsia" w:hAnsiTheme="minorHAnsi"/>
          <w:noProof/>
          <w:sz w:val="22"/>
          <w:lang w:val="en-GB" w:eastAsia="en-GB"/>
        </w:rPr>
      </w:pPr>
      <w:ins w:id="99"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"_Toc100944681"</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rPr>
          <w:t>Figure 33 - Average Satisfaction</w:t>
        </w:r>
        <w:r>
          <w:rPr>
            <w:noProof/>
            <w:webHidden/>
          </w:rPr>
          <w:tab/>
        </w:r>
        <w:r>
          <w:rPr>
            <w:noProof/>
            <w:webHidden/>
          </w:rPr>
          <w:fldChar w:fldCharType="begin"/>
        </w:r>
        <w:r>
          <w:rPr>
            <w:noProof/>
            <w:webHidden/>
          </w:rPr>
          <w:instrText xml:space="preserve"> PAGEREF _Toc100944681 \h </w:instrText>
        </w:r>
        <w:r>
          <w:rPr>
            <w:noProof/>
            <w:webHidden/>
          </w:rPr>
        </w:r>
      </w:ins>
      <w:r>
        <w:rPr>
          <w:noProof/>
          <w:webHidden/>
        </w:rPr>
        <w:fldChar w:fldCharType="separate"/>
      </w:r>
      <w:ins w:id="100" w:author="Mariana Gil" w:date="2022-04-15T19:50:00Z">
        <w:r>
          <w:rPr>
            <w:noProof/>
            <w:webHidden/>
          </w:rPr>
          <w:t>21</w:t>
        </w:r>
        <w:r>
          <w:rPr>
            <w:noProof/>
            <w:webHidden/>
          </w:rPr>
          <w:fldChar w:fldCharType="end"/>
        </w:r>
        <w:r w:rsidRPr="004201ED">
          <w:rPr>
            <w:rStyle w:val="Hyperlink"/>
            <w:noProof/>
          </w:rPr>
          <w:fldChar w:fldCharType="end"/>
        </w:r>
      </w:ins>
    </w:p>
    <w:p w14:paraId="4953FEFA" w14:textId="0E57F2A6" w:rsidR="00521323" w:rsidRDefault="00521323">
      <w:pPr>
        <w:pStyle w:val="TableofFigures"/>
        <w:tabs>
          <w:tab w:val="right" w:leader="dot" w:pos="10762"/>
        </w:tabs>
        <w:rPr>
          <w:ins w:id="101" w:author="Mariana Gil" w:date="2022-04-15T19:50:00Z"/>
          <w:rFonts w:asciiTheme="minorHAnsi" w:eastAsiaTheme="minorEastAsia" w:hAnsiTheme="minorHAnsi"/>
          <w:noProof/>
          <w:sz w:val="22"/>
          <w:lang w:val="en-GB" w:eastAsia="en-GB"/>
        </w:rPr>
      </w:pPr>
      <w:ins w:id="102" w:author="Mariana Gil" w:date="2022-04-15T19:50:00Z">
        <w:r w:rsidRPr="004201ED">
          <w:rPr>
            <w:rStyle w:val="Hyperlink"/>
            <w:noProof/>
          </w:rPr>
          <w:fldChar w:fldCharType="begin"/>
        </w:r>
        <w:r w:rsidRPr="004201ED">
          <w:rPr>
            <w:rStyle w:val="Hyperlink"/>
            <w:noProof/>
          </w:rPr>
          <w:instrText xml:space="preserve"> </w:instrText>
        </w:r>
        <w:r>
          <w:rPr>
            <w:noProof/>
          </w:rPr>
          <w:instrText>HYPERLINK \l "_Toc100944682"</w:instrText>
        </w:r>
        <w:r w:rsidRPr="004201ED">
          <w:rPr>
            <w:rStyle w:val="Hyperlink"/>
            <w:noProof/>
          </w:rPr>
          <w:instrText xml:space="preserve"> </w:instrText>
        </w:r>
        <w:r w:rsidRPr="004201ED">
          <w:rPr>
            <w:rStyle w:val="Hyperlink"/>
            <w:noProof/>
          </w:rPr>
        </w:r>
        <w:r w:rsidRPr="004201ED">
          <w:rPr>
            <w:rStyle w:val="Hyperlink"/>
            <w:noProof/>
          </w:rPr>
          <w:fldChar w:fldCharType="separate"/>
        </w:r>
        <w:r w:rsidRPr="004201ED">
          <w:rPr>
            <w:rStyle w:val="Hyperlink"/>
            <w:noProof/>
            <w:lang w:val="en-GB"/>
          </w:rPr>
          <w:t>Figure 34 - Clients' Retention Level: Descriptive Statistics</w:t>
        </w:r>
        <w:r>
          <w:rPr>
            <w:noProof/>
            <w:webHidden/>
          </w:rPr>
          <w:tab/>
        </w:r>
        <w:r>
          <w:rPr>
            <w:noProof/>
            <w:webHidden/>
          </w:rPr>
          <w:fldChar w:fldCharType="begin"/>
        </w:r>
        <w:r>
          <w:rPr>
            <w:noProof/>
            <w:webHidden/>
          </w:rPr>
          <w:instrText xml:space="preserve"> PAGEREF _Toc100944682 \h </w:instrText>
        </w:r>
        <w:r>
          <w:rPr>
            <w:noProof/>
            <w:webHidden/>
          </w:rPr>
        </w:r>
      </w:ins>
      <w:r>
        <w:rPr>
          <w:noProof/>
          <w:webHidden/>
        </w:rPr>
        <w:fldChar w:fldCharType="separate"/>
      </w:r>
      <w:ins w:id="103" w:author="Mariana Gil" w:date="2022-04-15T19:50:00Z">
        <w:r>
          <w:rPr>
            <w:noProof/>
            <w:webHidden/>
          </w:rPr>
          <w:t>22</w:t>
        </w:r>
        <w:r>
          <w:rPr>
            <w:noProof/>
            <w:webHidden/>
          </w:rPr>
          <w:fldChar w:fldCharType="end"/>
        </w:r>
        <w:r w:rsidRPr="004201ED">
          <w:rPr>
            <w:rStyle w:val="Hyperlink"/>
            <w:noProof/>
          </w:rPr>
          <w:fldChar w:fldCharType="end"/>
        </w:r>
      </w:ins>
    </w:p>
    <w:p w14:paraId="1C2693D6" w14:textId="366995E9" w:rsidR="00763274" w:rsidDel="00521323" w:rsidRDefault="00763274">
      <w:pPr>
        <w:pStyle w:val="TableofFigures"/>
        <w:tabs>
          <w:tab w:val="right" w:leader="dot" w:pos="10762"/>
        </w:tabs>
        <w:rPr>
          <w:del w:id="104" w:author="Mariana Gil" w:date="2022-04-15T19:50:00Z"/>
          <w:rFonts w:asciiTheme="minorHAnsi" w:eastAsiaTheme="minorEastAsia" w:hAnsiTheme="minorHAnsi"/>
          <w:noProof/>
          <w:sz w:val="22"/>
          <w:lang w:val="en-GB" w:eastAsia="en-GB"/>
        </w:rPr>
      </w:pPr>
      <w:del w:id="105" w:author="Mariana Gil" w:date="2022-04-15T19:50:00Z">
        <w:r w:rsidRPr="00521323" w:rsidDel="00521323">
          <w:rPr>
            <w:noProof/>
            <w:lang w:val="en-GB"/>
            <w:rPrChange w:id="106" w:author="Mariana Gil" w:date="2022-04-15T19:50:00Z">
              <w:rPr>
                <w:rStyle w:val="Hyperlink"/>
                <w:noProof/>
                <w:lang w:val="en-GB"/>
              </w:rPr>
            </w:rPrChange>
          </w:rPr>
          <w:delText>Figure 1 - Summary of dataset's attributes and description</w:delText>
        </w:r>
        <w:r w:rsidDel="00521323">
          <w:rPr>
            <w:noProof/>
            <w:webHidden/>
          </w:rPr>
          <w:tab/>
          <w:delText>10</w:delText>
        </w:r>
      </w:del>
    </w:p>
    <w:p w14:paraId="0F023C8F" w14:textId="11CF597C" w:rsidR="00763274" w:rsidDel="00521323" w:rsidRDefault="00763274">
      <w:pPr>
        <w:pStyle w:val="TableofFigures"/>
        <w:tabs>
          <w:tab w:val="right" w:leader="dot" w:pos="10762"/>
        </w:tabs>
        <w:rPr>
          <w:del w:id="107" w:author="Mariana Gil" w:date="2022-04-15T19:50:00Z"/>
          <w:rFonts w:asciiTheme="minorHAnsi" w:eastAsiaTheme="minorEastAsia" w:hAnsiTheme="minorHAnsi"/>
          <w:noProof/>
          <w:sz w:val="22"/>
          <w:lang w:val="en-GB" w:eastAsia="en-GB"/>
        </w:rPr>
      </w:pPr>
      <w:del w:id="108" w:author="Mariana Gil" w:date="2022-04-15T19:50:00Z">
        <w:r w:rsidRPr="00521323" w:rsidDel="00521323">
          <w:rPr>
            <w:noProof/>
            <w:lang w:val="en-GB"/>
            <w:rPrChange w:id="109" w:author="Mariana Gil" w:date="2022-04-15T19:50:00Z">
              <w:rPr>
                <w:rStyle w:val="Hyperlink"/>
                <w:noProof/>
                <w:lang w:val="en-GB"/>
              </w:rPr>
            </w:rPrChange>
          </w:rPr>
          <w:delText>Figure 2 - First three entries of BookMe dataset</w:delText>
        </w:r>
        <w:r w:rsidDel="00521323">
          <w:rPr>
            <w:noProof/>
            <w:webHidden/>
          </w:rPr>
          <w:tab/>
          <w:delText>10</w:delText>
        </w:r>
      </w:del>
    </w:p>
    <w:p w14:paraId="63D9E39C" w14:textId="335FB44B" w:rsidR="00763274" w:rsidDel="00521323" w:rsidRDefault="00763274">
      <w:pPr>
        <w:pStyle w:val="TableofFigures"/>
        <w:tabs>
          <w:tab w:val="right" w:leader="dot" w:pos="10762"/>
        </w:tabs>
        <w:rPr>
          <w:del w:id="110" w:author="Mariana Gil" w:date="2022-04-15T19:50:00Z"/>
          <w:rFonts w:asciiTheme="minorHAnsi" w:eastAsiaTheme="minorEastAsia" w:hAnsiTheme="minorHAnsi"/>
          <w:noProof/>
          <w:sz w:val="22"/>
          <w:lang w:val="en-GB" w:eastAsia="en-GB"/>
        </w:rPr>
      </w:pPr>
      <w:del w:id="111" w:author="Mariana Gil" w:date="2022-04-15T19:50:00Z">
        <w:r w:rsidRPr="00521323" w:rsidDel="00521323">
          <w:rPr>
            <w:noProof/>
            <w:rPrChange w:id="112" w:author="Mariana Gil" w:date="2022-04-15T19:50:00Z">
              <w:rPr>
                <w:rStyle w:val="Hyperlink"/>
                <w:noProof/>
              </w:rPr>
            </w:rPrChange>
          </w:rPr>
          <w:delText>Figure 3 - Duplicated entries removed</w:delText>
        </w:r>
        <w:r w:rsidDel="00521323">
          <w:rPr>
            <w:noProof/>
            <w:webHidden/>
          </w:rPr>
          <w:tab/>
          <w:delText>11</w:delText>
        </w:r>
      </w:del>
    </w:p>
    <w:p w14:paraId="38FDB136" w14:textId="1E38EA4B" w:rsidR="00763274" w:rsidDel="00521323" w:rsidRDefault="00763274">
      <w:pPr>
        <w:pStyle w:val="TableofFigures"/>
        <w:tabs>
          <w:tab w:val="right" w:leader="dot" w:pos="10762"/>
        </w:tabs>
        <w:rPr>
          <w:del w:id="113" w:author="Mariana Gil" w:date="2022-04-15T19:50:00Z"/>
          <w:rFonts w:asciiTheme="minorHAnsi" w:eastAsiaTheme="minorEastAsia" w:hAnsiTheme="minorHAnsi"/>
          <w:noProof/>
          <w:sz w:val="22"/>
          <w:lang w:val="en-GB" w:eastAsia="en-GB"/>
        </w:rPr>
      </w:pPr>
      <w:del w:id="114" w:author="Mariana Gil" w:date="2022-04-15T19:50:00Z">
        <w:r w:rsidRPr="00521323" w:rsidDel="00521323">
          <w:rPr>
            <w:noProof/>
            <w:lang w:val="en-GB"/>
            <w:rPrChange w:id="115" w:author="Mariana Gil" w:date="2022-04-15T19:50:00Z">
              <w:rPr>
                <w:rStyle w:val="Hyperlink"/>
                <w:noProof/>
                <w:lang w:val="en-GB"/>
              </w:rPr>
            </w:rPrChange>
          </w:rPr>
          <w:delText>Figure 4 - Information on BookMe dataset</w:delText>
        </w:r>
        <w:r w:rsidDel="00521323">
          <w:rPr>
            <w:noProof/>
            <w:webHidden/>
          </w:rPr>
          <w:tab/>
          <w:delText>11</w:delText>
        </w:r>
      </w:del>
    </w:p>
    <w:p w14:paraId="778440C7" w14:textId="704CEFBC" w:rsidR="00763274" w:rsidDel="00521323" w:rsidRDefault="00763274">
      <w:pPr>
        <w:pStyle w:val="TableofFigures"/>
        <w:tabs>
          <w:tab w:val="right" w:leader="dot" w:pos="10762"/>
        </w:tabs>
        <w:rPr>
          <w:del w:id="116" w:author="Mariana Gil" w:date="2022-04-15T19:50:00Z"/>
          <w:rFonts w:asciiTheme="minorHAnsi" w:eastAsiaTheme="minorEastAsia" w:hAnsiTheme="minorHAnsi"/>
          <w:noProof/>
          <w:sz w:val="22"/>
          <w:lang w:val="en-GB" w:eastAsia="en-GB"/>
        </w:rPr>
      </w:pPr>
      <w:del w:id="117" w:author="Mariana Gil" w:date="2022-04-15T19:50:00Z">
        <w:r w:rsidRPr="00521323" w:rsidDel="00521323">
          <w:rPr>
            <w:noProof/>
            <w:lang w:val="en-GB"/>
            <w:rPrChange w:id="118" w:author="Mariana Gil" w:date="2022-04-15T19:50:00Z">
              <w:rPr>
                <w:rStyle w:val="Hyperlink"/>
                <w:noProof/>
                <w:lang w:val="en-GB"/>
              </w:rPr>
            </w:rPrChange>
          </w:rPr>
          <w:delText>Figure 5 - Descriptive statistics for numerical variables</w:delText>
        </w:r>
        <w:r w:rsidDel="00521323">
          <w:rPr>
            <w:noProof/>
            <w:webHidden/>
          </w:rPr>
          <w:tab/>
          <w:delText>12</w:delText>
        </w:r>
      </w:del>
    </w:p>
    <w:p w14:paraId="27B5FC2B" w14:textId="1198EB76" w:rsidR="00763274" w:rsidDel="00521323" w:rsidRDefault="00763274">
      <w:pPr>
        <w:pStyle w:val="TableofFigures"/>
        <w:tabs>
          <w:tab w:val="right" w:leader="dot" w:pos="10762"/>
        </w:tabs>
        <w:rPr>
          <w:del w:id="119" w:author="Mariana Gil" w:date="2022-04-15T19:50:00Z"/>
          <w:rFonts w:asciiTheme="minorHAnsi" w:eastAsiaTheme="minorEastAsia" w:hAnsiTheme="minorHAnsi"/>
          <w:noProof/>
          <w:sz w:val="22"/>
          <w:lang w:val="en-GB" w:eastAsia="en-GB"/>
        </w:rPr>
      </w:pPr>
      <w:del w:id="120" w:author="Mariana Gil" w:date="2022-04-15T19:50:00Z">
        <w:r w:rsidRPr="00521323" w:rsidDel="00521323">
          <w:rPr>
            <w:noProof/>
            <w:lang w:val="en-GB"/>
            <w:rPrChange w:id="121" w:author="Mariana Gil" w:date="2022-04-15T19:50:00Z">
              <w:rPr>
                <w:rStyle w:val="Hyperlink"/>
                <w:noProof/>
                <w:lang w:val="en-GB"/>
              </w:rPr>
            </w:rPrChange>
          </w:rPr>
          <w:delText>Figure 6 - Countplot of "RoomType" and "TypeTravel"</w:delText>
        </w:r>
        <w:r w:rsidDel="00521323">
          <w:rPr>
            <w:noProof/>
            <w:webHidden/>
          </w:rPr>
          <w:tab/>
          <w:delText>12</w:delText>
        </w:r>
      </w:del>
    </w:p>
    <w:p w14:paraId="0B97CA6D" w14:textId="5550897D" w:rsidR="00763274" w:rsidDel="00521323" w:rsidRDefault="00763274">
      <w:pPr>
        <w:pStyle w:val="TableofFigures"/>
        <w:tabs>
          <w:tab w:val="right" w:leader="dot" w:pos="10762"/>
        </w:tabs>
        <w:rPr>
          <w:del w:id="122" w:author="Mariana Gil" w:date="2022-04-15T19:50:00Z"/>
          <w:rFonts w:asciiTheme="minorHAnsi" w:eastAsiaTheme="minorEastAsia" w:hAnsiTheme="minorHAnsi"/>
          <w:noProof/>
          <w:sz w:val="22"/>
          <w:lang w:val="en-GB" w:eastAsia="en-GB"/>
        </w:rPr>
      </w:pPr>
      <w:del w:id="123" w:author="Mariana Gil" w:date="2022-04-15T19:50:00Z">
        <w:r w:rsidRPr="00521323" w:rsidDel="00521323">
          <w:rPr>
            <w:noProof/>
            <w:lang w:val="en-GB"/>
            <w:rPrChange w:id="124" w:author="Mariana Gil" w:date="2022-04-15T19:50:00Z">
              <w:rPr>
                <w:rStyle w:val="Hyperlink"/>
                <w:noProof/>
                <w:lang w:val="en-GB"/>
              </w:rPr>
            </w:rPrChange>
          </w:rPr>
          <w:delText>Figure 7 - Countplot of "Longevity" and "Churn"</w:delText>
        </w:r>
        <w:r w:rsidDel="00521323">
          <w:rPr>
            <w:noProof/>
            <w:webHidden/>
          </w:rPr>
          <w:tab/>
          <w:delText>12</w:delText>
        </w:r>
      </w:del>
    </w:p>
    <w:p w14:paraId="593D720A" w14:textId="280BC8BB" w:rsidR="00763274" w:rsidDel="00521323" w:rsidRDefault="00763274">
      <w:pPr>
        <w:pStyle w:val="TableofFigures"/>
        <w:tabs>
          <w:tab w:val="right" w:leader="dot" w:pos="10762"/>
        </w:tabs>
        <w:rPr>
          <w:del w:id="125" w:author="Mariana Gil" w:date="2022-04-15T19:50:00Z"/>
          <w:rFonts w:asciiTheme="minorHAnsi" w:eastAsiaTheme="minorEastAsia" w:hAnsiTheme="minorHAnsi"/>
          <w:noProof/>
          <w:sz w:val="22"/>
          <w:lang w:val="en-GB" w:eastAsia="en-GB"/>
        </w:rPr>
      </w:pPr>
      <w:del w:id="126" w:author="Mariana Gil" w:date="2022-04-15T19:50:00Z">
        <w:r w:rsidRPr="00521323" w:rsidDel="00521323">
          <w:rPr>
            <w:noProof/>
            <w:rPrChange w:id="127" w:author="Mariana Gil" w:date="2022-04-15T19:50:00Z">
              <w:rPr>
                <w:rStyle w:val="Hyperlink"/>
                <w:noProof/>
              </w:rPr>
            </w:rPrChange>
          </w:rPr>
          <w:delText>Figure 8 - Skweness values</w:delText>
        </w:r>
        <w:r w:rsidDel="00521323">
          <w:rPr>
            <w:noProof/>
            <w:webHidden/>
          </w:rPr>
          <w:tab/>
          <w:delText>13</w:delText>
        </w:r>
      </w:del>
    </w:p>
    <w:p w14:paraId="254CDD8D" w14:textId="4DA2444E" w:rsidR="00763274" w:rsidDel="00521323" w:rsidRDefault="00763274">
      <w:pPr>
        <w:pStyle w:val="TableofFigures"/>
        <w:tabs>
          <w:tab w:val="right" w:leader="dot" w:pos="10762"/>
        </w:tabs>
        <w:rPr>
          <w:del w:id="128" w:author="Mariana Gil" w:date="2022-04-15T19:50:00Z"/>
          <w:rFonts w:asciiTheme="minorHAnsi" w:eastAsiaTheme="minorEastAsia" w:hAnsiTheme="minorHAnsi"/>
          <w:noProof/>
          <w:sz w:val="22"/>
          <w:lang w:val="en-GB" w:eastAsia="en-GB"/>
        </w:rPr>
      </w:pPr>
      <w:del w:id="129" w:author="Mariana Gil" w:date="2022-04-15T19:50:00Z">
        <w:r w:rsidRPr="00521323" w:rsidDel="00521323">
          <w:rPr>
            <w:noProof/>
            <w:rPrChange w:id="130" w:author="Mariana Gil" w:date="2022-04-15T19:50:00Z">
              <w:rPr>
                <w:rStyle w:val="Hyperlink"/>
                <w:noProof/>
              </w:rPr>
            </w:rPrChange>
          </w:rPr>
          <w:delText>Figure 9 - Kurtosis values</w:delText>
        </w:r>
        <w:r w:rsidDel="00521323">
          <w:rPr>
            <w:noProof/>
            <w:webHidden/>
          </w:rPr>
          <w:tab/>
          <w:delText>13</w:delText>
        </w:r>
      </w:del>
    </w:p>
    <w:p w14:paraId="10DC1DA0" w14:textId="596C3DB0" w:rsidR="00763274" w:rsidDel="00521323" w:rsidRDefault="00763274">
      <w:pPr>
        <w:pStyle w:val="TableofFigures"/>
        <w:tabs>
          <w:tab w:val="right" w:leader="dot" w:pos="10762"/>
        </w:tabs>
        <w:rPr>
          <w:del w:id="131" w:author="Mariana Gil" w:date="2022-04-15T19:50:00Z"/>
          <w:rFonts w:asciiTheme="minorHAnsi" w:eastAsiaTheme="minorEastAsia" w:hAnsiTheme="minorHAnsi"/>
          <w:noProof/>
          <w:sz w:val="22"/>
          <w:lang w:val="en-GB" w:eastAsia="en-GB"/>
        </w:rPr>
      </w:pPr>
      <w:del w:id="132" w:author="Mariana Gil" w:date="2022-04-15T19:50:00Z">
        <w:r w:rsidRPr="00521323" w:rsidDel="00521323">
          <w:rPr>
            <w:noProof/>
            <w:lang w:val="en-GB"/>
            <w:rPrChange w:id="133" w:author="Mariana Gil" w:date="2022-04-15T19:50:00Z">
              <w:rPr>
                <w:rStyle w:val="Hyperlink"/>
                <w:noProof/>
                <w:lang w:val="en-GB"/>
              </w:rPr>
            </w:rPrChange>
          </w:rPr>
          <w:delText>Figure 10 - Boxplots for 'Amenities' and 'Staff'</w:delText>
        </w:r>
        <w:r w:rsidDel="00521323">
          <w:rPr>
            <w:noProof/>
            <w:webHidden/>
          </w:rPr>
          <w:tab/>
          <w:delText>13</w:delText>
        </w:r>
      </w:del>
    </w:p>
    <w:p w14:paraId="67694DD4" w14:textId="2A8A50B0" w:rsidR="00763274" w:rsidDel="00521323" w:rsidRDefault="00763274">
      <w:pPr>
        <w:pStyle w:val="TableofFigures"/>
        <w:tabs>
          <w:tab w:val="right" w:leader="dot" w:pos="10762"/>
        </w:tabs>
        <w:rPr>
          <w:del w:id="134" w:author="Mariana Gil" w:date="2022-04-15T19:50:00Z"/>
          <w:rFonts w:asciiTheme="minorHAnsi" w:eastAsiaTheme="minorEastAsia" w:hAnsiTheme="minorHAnsi"/>
          <w:noProof/>
          <w:sz w:val="22"/>
          <w:lang w:val="en-GB" w:eastAsia="en-GB"/>
        </w:rPr>
      </w:pPr>
      <w:del w:id="135" w:author="Mariana Gil" w:date="2022-04-15T19:50:00Z">
        <w:r w:rsidRPr="00521323" w:rsidDel="00521323">
          <w:rPr>
            <w:noProof/>
            <w:lang w:val="en-GB"/>
            <w:rPrChange w:id="136" w:author="Mariana Gil" w:date="2022-04-15T19:50:00Z">
              <w:rPr>
                <w:rStyle w:val="Hyperlink"/>
                <w:noProof/>
                <w:lang w:val="en-GB"/>
              </w:rPr>
            </w:rPrChange>
          </w:rPr>
          <w:delText>Figure 11 - Boxplots for 'PriceQuality' and 'CheckOut'</w:delText>
        </w:r>
        <w:r w:rsidDel="00521323">
          <w:rPr>
            <w:noProof/>
            <w:webHidden/>
          </w:rPr>
          <w:tab/>
          <w:delText>14</w:delText>
        </w:r>
      </w:del>
    </w:p>
    <w:p w14:paraId="4DDB9B87" w14:textId="7798EEDA" w:rsidR="00763274" w:rsidDel="00521323" w:rsidRDefault="00763274">
      <w:pPr>
        <w:pStyle w:val="TableofFigures"/>
        <w:tabs>
          <w:tab w:val="right" w:leader="dot" w:pos="10762"/>
        </w:tabs>
        <w:rPr>
          <w:del w:id="137" w:author="Mariana Gil" w:date="2022-04-15T19:50:00Z"/>
          <w:rFonts w:asciiTheme="minorHAnsi" w:eastAsiaTheme="minorEastAsia" w:hAnsiTheme="minorHAnsi"/>
          <w:noProof/>
          <w:sz w:val="22"/>
          <w:lang w:val="en-GB" w:eastAsia="en-GB"/>
        </w:rPr>
      </w:pPr>
      <w:del w:id="138" w:author="Mariana Gil" w:date="2022-04-15T19:50:00Z">
        <w:r w:rsidRPr="00521323" w:rsidDel="00521323">
          <w:rPr>
            <w:noProof/>
            <w:rPrChange w:id="139" w:author="Mariana Gil" w:date="2022-04-15T19:50:00Z">
              <w:rPr>
                <w:rStyle w:val="Hyperlink"/>
                <w:noProof/>
              </w:rPr>
            </w:rPrChange>
          </w:rPr>
          <w:delText>Figure 12 - Boxplot for 'Cleanliness'</w:delText>
        </w:r>
        <w:r w:rsidDel="00521323">
          <w:rPr>
            <w:noProof/>
            <w:webHidden/>
          </w:rPr>
          <w:tab/>
          <w:delText>14</w:delText>
        </w:r>
      </w:del>
    </w:p>
    <w:p w14:paraId="7CEA57E4" w14:textId="4FB79C3D" w:rsidR="00763274" w:rsidDel="00521323" w:rsidRDefault="00763274">
      <w:pPr>
        <w:pStyle w:val="TableofFigures"/>
        <w:tabs>
          <w:tab w:val="right" w:leader="dot" w:pos="10762"/>
        </w:tabs>
        <w:rPr>
          <w:del w:id="140" w:author="Mariana Gil" w:date="2022-04-15T19:50:00Z"/>
          <w:rFonts w:asciiTheme="minorHAnsi" w:eastAsiaTheme="minorEastAsia" w:hAnsiTheme="minorHAnsi"/>
          <w:noProof/>
          <w:sz w:val="22"/>
          <w:lang w:val="en-GB" w:eastAsia="en-GB"/>
        </w:rPr>
      </w:pPr>
      <w:del w:id="141" w:author="Mariana Gil" w:date="2022-04-15T19:50:00Z">
        <w:r w:rsidRPr="00521323" w:rsidDel="00521323">
          <w:rPr>
            <w:noProof/>
            <w:lang w:val="en-GB"/>
            <w:rPrChange w:id="142" w:author="Mariana Gil" w:date="2022-04-15T19:50:00Z">
              <w:rPr>
                <w:rStyle w:val="Hyperlink"/>
                <w:noProof/>
                <w:lang w:val="en-GB"/>
              </w:rPr>
            </w:rPrChange>
          </w:rPr>
          <w:delText>Figure 13 - Missing values distribution (after transformation of underage people to missing)</w:delText>
        </w:r>
        <w:r w:rsidDel="00521323">
          <w:rPr>
            <w:noProof/>
            <w:webHidden/>
          </w:rPr>
          <w:tab/>
          <w:delText>14</w:delText>
        </w:r>
      </w:del>
    </w:p>
    <w:p w14:paraId="453ABB77" w14:textId="5B594441" w:rsidR="00763274" w:rsidDel="00521323" w:rsidRDefault="00763274">
      <w:pPr>
        <w:pStyle w:val="TableofFigures"/>
        <w:tabs>
          <w:tab w:val="right" w:leader="dot" w:pos="10762"/>
        </w:tabs>
        <w:rPr>
          <w:del w:id="143" w:author="Mariana Gil" w:date="2022-04-15T19:50:00Z"/>
          <w:rFonts w:asciiTheme="minorHAnsi" w:eastAsiaTheme="minorEastAsia" w:hAnsiTheme="minorHAnsi"/>
          <w:noProof/>
          <w:sz w:val="22"/>
          <w:lang w:val="en-GB" w:eastAsia="en-GB"/>
        </w:rPr>
      </w:pPr>
      <w:del w:id="144" w:author="Mariana Gil" w:date="2022-04-15T19:50:00Z">
        <w:r w:rsidRPr="00521323" w:rsidDel="00521323">
          <w:rPr>
            <w:noProof/>
            <w:lang w:val="en-GB"/>
            <w:rPrChange w:id="145" w:author="Mariana Gil" w:date="2022-04-15T19:50:00Z">
              <w:rPr>
                <w:rStyle w:val="Hyperlink"/>
                <w:noProof/>
                <w:lang w:val="en-GB"/>
              </w:rPr>
            </w:rPrChange>
          </w:rPr>
          <w:delText>Figure 14 - 'Year_Birth' descriptive statistics before imputation</w:delText>
        </w:r>
        <w:r w:rsidDel="00521323">
          <w:rPr>
            <w:noProof/>
            <w:webHidden/>
          </w:rPr>
          <w:tab/>
          <w:delText>14</w:delText>
        </w:r>
      </w:del>
    </w:p>
    <w:p w14:paraId="7936A4F6" w14:textId="65DEE8D5" w:rsidR="00763274" w:rsidDel="00521323" w:rsidRDefault="00763274">
      <w:pPr>
        <w:pStyle w:val="TableofFigures"/>
        <w:tabs>
          <w:tab w:val="right" w:leader="dot" w:pos="10762"/>
        </w:tabs>
        <w:rPr>
          <w:del w:id="146" w:author="Mariana Gil" w:date="2022-04-15T19:50:00Z"/>
          <w:rFonts w:asciiTheme="minorHAnsi" w:eastAsiaTheme="minorEastAsia" w:hAnsiTheme="minorHAnsi"/>
          <w:noProof/>
          <w:sz w:val="22"/>
          <w:lang w:val="en-GB" w:eastAsia="en-GB"/>
        </w:rPr>
      </w:pPr>
      <w:del w:id="147" w:author="Mariana Gil" w:date="2022-04-15T19:50:00Z">
        <w:r w:rsidRPr="00521323" w:rsidDel="00521323">
          <w:rPr>
            <w:noProof/>
            <w:lang w:val="en-GB"/>
            <w:rPrChange w:id="148" w:author="Mariana Gil" w:date="2022-04-15T19:50:00Z">
              <w:rPr>
                <w:rStyle w:val="Hyperlink"/>
                <w:noProof/>
                <w:lang w:val="en-GB"/>
              </w:rPr>
            </w:rPrChange>
          </w:rPr>
          <w:delText>Figure 15 - 'Year_Birth' descriptive statistics after imputation</w:delText>
        </w:r>
        <w:r w:rsidDel="00521323">
          <w:rPr>
            <w:noProof/>
            <w:webHidden/>
          </w:rPr>
          <w:tab/>
          <w:delText>15</w:delText>
        </w:r>
      </w:del>
    </w:p>
    <w:p w14:paraId="40635E50" w14:textId="293F3337" w:rsidR="00763274" w:rsidDel="00521323" w:rsidRDefault="00763274">
      <w:pPr>
        <w:pStyle w:val="TableofFigures"/>
        <w:tabs>
          <w:tab w:val="right" w:leader="dot" w:pos="10762"/>
        </w:tabs>
        <w:rPr>
          <w:del w:id="149" w:author="Mariana Gil" w:date="2022-04-15T19:50:00Z"/>
          <w:rFonts w:asciiTheme="minorHAnsi" w:eastAsiaTheme="minorEastAsia" w:hAnsiTheme="minorHAnsi"/>
          <w:noProof/>
          <w:sz w:val="22"/>
          <w:lang w:val="en-GB" w:eastAsia="en-GB"/>
        </w:rPr>
      </w:pPr>
      <w:del w:id="150" w:author="Mariana Gil" w:date="2022-04-15T19:50:00Z">
        <w:r w:rsidRPr="00521323" w:rsidDel="00521323">
          <w:rPr>
            <w:noProof/>
            <w:lang w:val="en-GB"/>
            <w:rPrChange w:id="151" w:author="Mariana Gil" w:date="2022-04-15T19:50:00Z">
              <w:rPr>
                <w:rStyle w:val="Hyperlink"/>
                <w:noProof/>
                <w:lang w:val="en-GB"/>
              </w:rPr>
            </w:rPrChange>
          </w:rPr>
          <w:delText>Figure 16 - 'Wifi' values before correction</w:delText>
        </w:r>
        <w:r w:rsidDel="00521323">
          <w:rPr>
            <w:noProof/>
            <w:webHidden/>
          </w:rPr>
          <w:tab/>
          <w:delText>15</w:delText>
        </w:r>
      </w:del>
    </w:p>
    <w:p w14:paraId="3F260119" w14:textId="52FE218C" w:rsidR="00763274" w:rsidDel="00521323" w:rsidRDefault="00763274">
      <w:pPr>
        <w:pStyle w:val="TableofFigures"/>
        <w:tabs>
          <w:tab w:val="right" w:leader="dot" w:pos="10762"/>
        </w:tabs>
        <w:rPr>
          <w:del w:id="152" w:author="Mariana Gil" w:date="2022-04-15T19:50:00Z"/>
          <w:rFonts w:asciiTheme="minorHAnsi" w:eastAsiaTheme="minorEastAsia" w:hAnsiTheme="minorHAnsi"/>
          <w:noProof/>
          <w:sz w:val="22"/>
          <w:lang w:val="en-GB" w:eastAsia="en-GB"/>
        </w:rPr>
      </w:pPr>
      <w:del w:id="153" w:author="Mariana Gil" w:date="2022-04-15T19:50:00Z">
        <w:r w:rsidRPr="00521323" w:rsidDel="00521323">
          <w:rPr>
            <w:noProof/>
            <w:lang w:val="en-GB"/>
            <w:rPrChange w:id="154" w:author="Mariana Gil" w:date="2022-04-15T19:50:00Z">
              <w:rPr>
                <w:rStyle w:val="Hyperlink"/>
                <w:noProof/>
                <w:lang w:val="en-GB"/>
              </w:rPr>
            </w:rPrChange>
          </w:rPr>
          <w:delText>Figure 17 - 'Wifi' values after correction</w:delText>
        </w:r>
        <w:r w:rsidDel="00521323">
          <w:rPr>
            <w:noProof/>
            <w:webHidden/>
          </w:rPr>
          <w:tab/>
          <w:delText>15</w:delText>
        </w:r>
      </w:del>
    </w:p>
    <w:p w14:paraId="3004F459" w14:textId="5952FF30" w:rsidR="00763274" w:rsidDel="00521323" w:rsidRDefault="00763274">
      <w:pPr>
        <w:pStyle w:val="TableofFigures"/>
        <w:tabs>
          <w:tab w:val="right" w:leader="dot" w:pos="10762"/>
        </w:tabs>
        <w:rPr>
          <w:del w:id="155" w:author="Mariana Gil" w:date="2022-04-15T19:50:00Z"/>
          <w:rFonts w:asciiTheme="minorHAnsi" w:eastAsiaTheme="minorEastAsia" w:hAnsiTheme="minorHAnsi"/>
          <w:noProof/>
          <w:sz w:val="22"/>
          <w:lang w:val="en-GB" w:eastAsia="en-GB"/>
        </w:rPr>
      </w:pPr>
      <w:del w:id="156" w:author="Mariana Gil" w:date="2022-04-15T19:50:00Z">
        <w:r w:rsidRPr="00521323" w:rsidDel="00521323">
          <w:rPr>
            <w:noProof/>
            <w:lang w:val="en-GB"/>
            <w:rPrChange w:id="157" w:author="Mariana Gil" w:date="2022-04-15T19:50:00Z">
              <w:rPr>
                <w:rStyle w:val="Hyperlink"/>
                <w:noProof/>
                <w:lang w:val="en-GB"/>
              </w:rPr>
            </w:rPrChange>
          </w:rPr>
          <w:delText>Figure 18 - Distribution of new variable 'Gender'</w:delText>
        </w:r>
        <w:r w:rsidDel="00521323">
          <w:rPr>
            <w:noProof/>
            <w:webHidden/>
          </w:rPr>
          <w:tab/>
          <w:delText>15</w:delText>
        </w:r>
      </w:del>
    </w:p>
    <w:p w14:paraId="491ED31F" w14:textId="081BC74B" w:rsidR="00763274" w:rsidDel="00521323" w:rsidRDefault="00763274">
      <w:pPr>
        <w:pStyle w:val="TableofFigures"/>
        <w:tabs>
          <w:tab w:val="right" w:leader="dot" w:pos="10762"/>
        </w:tabs>
        <w:rPr>
          <w:del w:id="158" w:author="Mariana Gil" w:date="2022-04-15T19:50:00Z"/>
          <w:rFonts w:asciiTheme="minorHAnsi" w:eastAsiaTheme="minorEastAsia" w:hAnsiTheme="minorHAnsi"/>
          <w:noProof/>
          <w:sz w:val="22"/>
          <w:lang w:val="en-GB" w:eastAsia="en-GB"/>
        </w:rPr>
      </w:pPr>
      <w:del w:id="159" w:author="Mariana Gil" w:date="2022-04-15T19:50:00Z">
        <w:r w:rsidRPr="00521323" w:rsidDel="00521323">
          <w:rPr>
            <w:noProof/>
            <w:lang w:val="en-GB"/>
            <w:rPrChange w:id="160" w:author="Mariana Gil" w:date="2022-04-15T19:50:00Z">
              <w:rPr>
                <w:rStyle w:val="Hyperlink"/>
                <w:noProof/>
                <w:lang w:val="en-GB"/>
              </w:rPr>
            </w:rPrChange>
          </w:rPr>
          <w:delText>Figure 19 - Distribution of new variable 'Age'</w:delText>
        </w:r>
        <w:r w:rsidDel="00521323">
          <w:rPr>
            <w:noProof/>
            <w:webHidden/>
          </w:rPr>
          <w:tab/>
          <w:delText>15</w:delText>
        </w:r>
      </w:del>
    </w:p>
    <w:p w14:paraId="3E962F78" w14:textId="0B2B10FB" w:rsidR="00763274" w:rsidDel="00521323" w:rsidRDefault="00763274">
      <w:pPr>
        <w:pStyle w:val="TableofFigures"/>
        <w:tabs>
          <w:tab w:val="right" w:leader="dot" w:pos="10762"/>
        </w:tabs>
        <w:rPr>
          <w:del w:id="161" w:author="Mariana Gil" w:date="2022-04-15T19:50:00Z"/>
          <w:rFonts w:asciiTheme="minorHAnsi" w:eastAsiaTheme="minorEastAsia" w:hAnsiTheme="minorHAnsi"/>
          <w:noProof/>
          <w:sz w:val="22"/>
          <w:lang w:val="en-GB" w:eastAsia="en-GB"/>
        </w:rPr>
      </w:pPr>
      <w:del w:id="162" w:author="Mariana Gil" w:date="2022-04-15T19:50:00Z">
        <w:r w:rsidRPr="00521323" w:rsidDel="00521323">
          <w:rPr>
            <w:noProof/>
            <w:lang w:val="en-GB"/>
            <w:rPrChange w:id="163" w:author="Mariana Gil" w:date="2022-04-15T19:50:00Z">
              <w:rPr>
                <w:rStyle w:val="Hyperlink"/>
                <w:noProof/>
                <w:lang w:val="en-GB"/>
              </w:rPr>
            </w:rPrChange>
          </w:rPr>
          <w:delText>Figure 20 - Distribution of new variable 'satisfaction_avg'</w:delText>
        </w:r>
        <w:r w:rsidDel="00521323">
          <w:rPr>
            <w:noProof/>
            <w:webHidden/>
          </w:rPr>
          <w:tab/>
          <w:delText>15</w:delText>
        </w:r>
      </w:del>
    </w:p>
    <w:p w14:paraId="22A7D4F4" w14:textId="3A9F59B7" w:rsidR="00763274" w:rsidDel="00521323" w:rsidRDefault="00763274">
      <w:pPr>
        <w:pStyle w:val="TableofFigures"/>
        <w:tabs>
          <w:tab w:val="right" w:leader="dot" w:pos="10762"/>
        </w:tabs>
        <w:rPr>
          <w:del w:id="164" w:author="Mariana Gil" w:date="2022-04-15T19:50:00Z"/>
          <w:rFonts w:asciiTheme="minorHAnsi" w:eastAsiaTheme="minorEastAsia" w:hAnsiTheme="minorHAnsi"/>
          <w:noProof/>
          <w:sz w:val="22"/>
          <w:lang w:val="en-GB" w:eastAsia="en-GB"/>
        </w:rPr>
      </w:pPr>
      <w:del w:id="165" w:author="Mariana Gil" w:date="2022-04-15T19:50:00Z">
        <w:r w:rsidRPr="00521323" w:rsidDel="00521323">
          <w:rPr>
            <w:noProof/>
            <w:rPrChange w:id="166" w:author="Mariana Gil" w:date="2022-04-15T19:50:00Z">
              <w:rPr>
                <w:rStyle w:val="Hyperlink"/>
                <w:noProof/>
              </w:rPr>
            </w:rPrChange>
          </w:rPr>
          <w:delText>Figure 21 - Heatmap</w:delText>
        </w:r>
        <w:r w:rsidDel="00521323">
          <w:rPr>
            <w:noProof/>
            <w:webHidden/>
          </w:rPr>
          <w:tab/>
          <w:delText>16</w:delText>
        </w:r>
      </w:del>
    </w:p>
    <w:p w14:paraId="1BA15DA0" w14:textId="0862FB18" w:rsidR="00763274" w:rsidDel="00521323" w:rsidRDefault="00763274">
      <w:pPr>
        <w:pStyle w:val="TableofFigures"/>
        <w:tabs>
          <w:tab w:val="right" w:leader="dot" w:pos="10762"/>
        </w:tabs>
        <w:rPr>
          <w:del w:id="167" w:author="Mariana Gil" w:date="2022-04-15T19:50:00Z"/>
          <w:rFonts w:asciiTheme="minorHAnsi" w:eastAsiaTheme="minorEastAsia" w:hAnsiTheme="minorHAnsi"/>
          <w:noProof/>
          <w:sz w:val="22"/>
          <w:lang w:val="en-GB" w:eastAsia="en-GB"/>
        </w:rPr>
      </w:pPr>
      <w:del w:id="168" w:author="Mariana Gil" w:date="2022-04-15T19:50:00Z">
        <w:r w:rsidRPr="00521323" w:rsidDel="00521323">
          <w:rPr>
            <w:noProof/>
            <w:rPrChange w:id="169" w:author="Mariana Gil" w:date="2022-04-15T19:50:00Z">
              <w:rPr>
                <w:rStyle w:val="Hyperlink"/>
                <w:noProof/>
              </w:rPr>
            </w:rPrChange>
          </w:rPr>
          <w:delText>Figure 22 - PCA Analysis</w:delText>
        </w:r>
        <w:r w:rsidDel="00521323">
          <w:rPr>
            <w:noProof/>
            <w:webHidden/>
          </w:rPr>
          <w:tab/>
          <w:delText>16</w:delText>
        </w:r>
      </w:del>
    </w:p>
    <w:p w14:paraId="5E8EEC36" w14:textId="18917375" w:rsidR="00763274" w:rsidRPr="00763274" w:rsidRDefault="00763274" w:rsidP="00763274">
      <w:pPr>
        <w:rPr>
          <w:lang w:val="en-US"/>
        </w:rPr>
      </w:pPr>
      <w:r>
        <w:rPr>
          <w:lang w:val="en-US"/>
        </w:rPr>
        <w:fldChar w:fldCharType="end"/>
      </w:r>
    </w:p>
    <w:p w14:paraId="6F0B65AC" w14:textId="77777777" w:rsidR="00763274" w:rsidRPr="00763274" w:rsidRDefault="00763274" w:rsidP="00763274">
      <w:pPr>
        <w:rPr>
          <w:lang w:val="en-US"/>
        </w:rPr>
      </w:pPr>
    </w:p>
    <w:p w14:paraId="3F283B5C" w14:textId="00097948" w:rsidR="00763274" w:rsidRDefault="00763274">
      <w:pPr>
        <w:spacing w:after="160" w:line="259" w:lineRule="auto"/>
        <w:jc w:val="left"/>
        <w:rPr>
          <w:rFonts w:eastAsiaTheme="majorEastAsia" w:cstheme="majorBidi"/>
          <w:b/>
          <w:sz w:val="24"/>
          <w:szCs w:val="32"/>
          <w:lang w:val="en-US"/>
        </w:rPr>
      </w:pPr>
      <w:r>
        <w:rPr>
          <w:lang w:val="en-US"/>
        </w:rPr>
        <w:br w:type="page"/>
      </w:r>
    </w:p>
    <w:p w14:paraId="323D5E7D" w14:textId="597854E0" w:rsidR="00346FD1" w:rsidRDefault="002D136F" w:rsidP="00A7349D">
      <w:pPr>
        <w:pStyle w:val="Heading1"/>
        <w:numPr>
          <w:ilvl w:val="0"/>
          <w:numId w:val="2"/>
        </w:numPr>
        <w:ind w:left="357" w:hanging="357"/>
        <w:rPr>
          <w:lang w:val="en-US"/>
        </w:rPr>
      </w:pPr>
      <w:bookmarkStart w:id="170" w:name="_Toc100600318"/>
      <w:r>
        <w:rPr>
          <w:lang w:val="en-US"/>
        </w:rPr>
        <w:lastRenderedPageBreak/>
        <w:t>Introduction</w:t>
      </w:r>
      <w:bookmarkEnd w:id="170"/>
    </w:p>
    <w:p w14:paraId="1760D743" w14:textId="77777777" w:rsidR="00EB5E93" w:rsidRDefault="002D136F" w:rsidP="002D136F">
      <w:pPr>
        <w:rPr>
          <w:lang w:val="en-GB"/>
        </w:rPr>
      </w:pPr>
      <w:r>
        <w:rPr>
          <w:lang w:val="en-US"/>
        </w:rPr>
        <w:t xml:space="preserve">The </w:t>
      </w:r>
      <w:proofErr w:type="spellStart"/>
      <w:r>
        <w:rPr>
          <w:lang w:val="en-US"/>
        </w:rPr>
        <w:t>BookMe</w:t>
      </w:r>
      <w:proofErr w:type="spellEnd"/>
      <w:r>
        <w:rPr>
          <w:lang w:val="en-US"/>
        </w:rPr>
        <w:t xml:space="preserve"> company </w:t>
      </w:r>
      <w:r w:rsidRPr="002D136F">
        <w:rPr>
          <w:lang w:val="en-GB"/>
        </w:rPr>
        <w:t>is a well-established company operating in the hospitality sector</w:t>
      </w:r>
      <w:r>
        <w:rPr>
          <w:lang w:val="en-GB"/>
        </w:rPr>
        <w:t xml:space="preserve">, that </w:t>
      </w:r>
      <w:r w:rsidRPr="002D136F">
        <w:rPr>
          <w:lang w:val="en-GB"/>
        </w:rPr>
        <w:t>provides accommodation to tourists and travellers, delivering necessary lodging services to those who travel the world, whether for leisure or business.</w:t>
      </w:r>
      <w:r w:rsidR="00FA095C">
        <w:rPr>
          <w:lang w:val="en-GB"/>
        </w:rPr>
        <w:t xml:space="preserve"> </w:t>
      </w:r>
    </w:p>
    <w:p w14:paraId="470BCCB9" w14:textId="342BBC23" w:rsidR="00EB5E93" w:rsidRPr="00EB5E93" w:rsidRDefault="00EB5E93" w:rsidP="00EB5E93">
      <w:pPr>
        <w:spacing w:after="0"/>
        <w:rPr>
          <w:rFonts w:cs="Arial"/>
          <w:szCs w:val="20"/>
          <w:lang w:val="en-GB"/>
        </w:rPr>
      </w:pPr>
      <w:r w:rsidRPr="00EB5E93">
        <w:rPr>
          <w:rFonts w:cs="Arial"/>
          <w:szCs w:val="20"/>
          <w:lang w:val="en-GB"/>
        </w:rPr>
        <w:t>The accommodations can only be booked online, through their website. Currently, the company has around 30</w:t>
      </w:r>
      <w:r w:rsidR="001001D2">
        <w:rPr>
          <w:rFonts w:cs="Arial"/>
          <w:szCs w:val="20"/>
          <w:lang w:val="en-GB"/>
        </w:rPr>
        <w:t>.</w:t>
      </w:r>
      <w:r w:rsidRPr="00EB5E93">
        <w:rPr>
          <w:rFonts w:cs="Arial"/>
          <w:szCs w:val="20"/>
          <w:lang w:val="en-GB"/>
        </w:rPr>
        <w:t>000 registered clients and serves more than 100</w:t>
      </w:r>
      <w:r w:rsidR="001001D2">
        <w:rPr>
          <w:rFonts w:cs="Arial"/>
          <w:szCs w:val="20"/>
          <w:lang w:val="en-GB"/>
        </w:rPr>
        <w:t>.0</w:t>
      </w:r>
      <w:r w:rsidRPr="00EB5E93">
        <w:rPr>
          <w:rFonts w:cs="Arial"/>
          <w:szCs w:val="20"/>
          <w:lang w:val="en-GB"/>
        </w:rPr>
        <w:t>00 customers a year.</w:t>
      </w:r>
      <w:r>
        <w:rPr>
          <w:rFonts w:cs="Arial"/>
          <w:szCs w:val="20"/>
          <w:lang w:val="en-GB"/>
        </w:rPr>
        <w:t xml:space="preserve"> </w:t>
      </w:r>
      <w:r w:rsidRPr="00EB5E93">
        <w:rPr>
          <w:rFonts w:cs="Arial"/>
          <w:szCs w:val="20"/>
          <w:lang w:val="en-GB"/>
        </w:rPr>
        <w:t xml:space="preserve">The main goal of </w:t>
      </w:r>
      <w:proofErr w:type="spellStart"/>
      <w:r w:rsidRPr="00EB5E93">
        <w:rPr>
          <w:rFonts w:cs="Arial"/>
          <w:szCs w:val="20"/>
          <w:lang w:val="en-GB"/>
        </w:rPr>
        <w:t>BookMe</w:t>
      </w:r>
      <w:proofErr w:type="spellEnd"/>
      <w:r w:rsidRPr="00EB5E93">
        <w:rPr>
          <w:rFonts w:cs="Arial"/>
          <w:szCs w:val="20"/>
          <w:lang w:val="en-GB"/>
        </w:rPr>
        <w:t xml:space="preserve"> company is to provide the best conditions as possible, so by the end of the stay, each customer receives a survey to evaluate their satisfaction level (within a rate of 0 to 5), over the different services provided: location, price, amenities, among others.</w:t>
      </w:r>
    </w:p>
    <w:p w14:paraId="37376C7E" w14:textId="50760A63" w:rsidR="002D136F" w:rsidDel="004E582B" w:rsidRDefault="00FA095C" w:rsidP="002D136F">
      <w:pPr>
        <w:rPr>
          <w:del w:id="171" w:author="BERNARDES Pedro" w:date="2022-04-14T21:55:00Z"/>
          <w:lang w:val="en-GB"/>
        </w:rPr>
      </w:pPr>
      <w:r w:rsidRPr="00FA095C">
        <w:rPr>
          <w:lang w:val="en-GB"/>
        </w:rPr>
        <w:t>Although the company present</w:t>
      </w:r>
      <w:r w:rsidR="00616838">
        <w:rPr>
          <w:lang w:val="en-GB"/>
        </w:rPr>
        <w:t>ed</w:t>
      </w:r>
      <w:r w:rsidRPr="00FA095C">
        <w:rPr>
          <w:lang w:val="en-GB"/>
        </w:rPr>
        <w:t xml:space="preserve"> stable results</w:t>
      </w:r>
      <w:r w:rsidR="006C52C9">
        <w:rPr>
          <w:lang w:val="en-GB"/>
        </w:rPr>
        <w:t xml:space="preserve"> for the last three years</w:t>
      </w:r>
      <w:r w:rsidRPr="00FA095C">
        <w:rPr>
          <w:lang w:val="en-GB"/>
        </w:rPr>
        <w:t>, it is concerned about its financial projections</w:t>
      </w:r>
      <w:r w:rsidR="006C52C9">
        <w:rPr>
          <w:lang w:val="en-GB"/>
        </w:rPr>
        <w:t xml:space="preserve"> for the next </w:t>
      </w:r>
      <w:r w:rsidR="006C52C9" w:rsidRPr="006C52C9">
        <w:rPr>
          <w:lang w:val="en-GB"/>
        </w:rPr>
        <w:t>triennium</w:t>
      </w:r>
      <w:r w:rsidRPr="00FA095C">
        <w:rPr>
          <w:lang w:val="en-GB"/>
        </w:rPr>
        <w:t>.</w:t>
      </w:r>
      <w:ins w:id="172" w:author="BERNARDES Pedro" w:date="2022-04-14T21:55:00Z">
        <w:r w:rsidR="004E582B">
          <w:rPr>
            <w:lang w:val="en-GB"/>
          </w:rPr>
          <w:t xml:space="preserve"> </w:t>
        </w:r>
      </w:ins>
    </w:p>
    <w:p w14:paraId="79106510" w14:textId="4C428EB6" w:rsidR="008D194F" w:rsidRPr="008D194F" w:rsidDel="00166A63" w:rsidRDefault="002D136F" w:rsidP="008D194F">
      <w:pPr>
        <w:rPr>
          <w:del w:id="173" w:author="Mariana Gil" w:date="2022-04-15T18:11:00Z"/>
          <w:lang w:val="en-GB"/>
        </w:rPr>
      </w:pPr>
      <w:r>
        <w:rPr>
          <w:lang w:val="en-GB"/>
        </w:rPr>
        <w:t>This report aims to address the volatility’s profit growth perspectives for the next three years by</w:t>
      </w:r>
      <w:ins w:id="174" w:author="Mariana Gil" w:date="2022-04-15T18:11:00Z">
        <w:r w:rsidR="00166A63">
          <w:rPr>
            <w:lang w:val="en-GB"/>
          </w:rPr>
          <w:t xml:space="preserve"> </w:t>
        </w:r>
      </w:ins>
      <w:ins w:id="175" w:author="BERNARDES Pedro" w:date="2022-04-14T21:55:00Z">
        <w:del w:id="176" w:author="Mariana Gil" w:date="2022-04-15T18:11:00Z">
          <w:r w:rsidR="004E582B" w:rsidDel="00166A63">
            <w:rPr>
              <w:lang w:val="en-GB"/>
            </w:rPr>
            <w:delText xml:space="preserve"> </w:delText>
          </w:r>
        </w:del>
      </w:ins>
      <w:moveToRangeStart w:id="177" w:author="Mariana Gil" w:date="2022-04-15T18:12:00Z" w:name="move100938760"/>
      <w:moveTo w:id="178" w:author="Mariana Gil" w:date="2022-04-15T18:12:00Z">
        <w:r w:rsidR="00166A63" w:rsidRPr="008D194F">
          <w:rPr>
            <w:lang w:val="en-GB"/>
          </w:rPr>
          <w:t>optimiz</w:t>
        </w:r>
        <w:r w:rsidR="00166A63">
          <w:rPr>
            <w:lang w:val="en-GB"/>
          </w:rPr>
          <w:t>ing</w:t>
        </w:r>
        <w:r w:rsidR="00166A63" w:rsidRPr="008D194F">
          <w:rPr>
            <w:lang w:val="en-GB"/>
          </w:rPr>
          <w:t xml:space="preserve"> the </w:t>
        </w:r>
        <w:r w:rsidR="00166A63">
          <w:rPr>
            <w:lang w:val="en-GB"/>
          </w:rPr>
          <w:t xml:space="preserve">marketing department </w:t>
        </w:r>
        <w:r w:rsidR="00166A63" w:rsidRPr="008D194F">
          <w:rPr>
            <w:lang w:val="en-GB"/>
          </w:rPr>
          <w:t>annual budget</w:t>
        </w:r>
        <w:r w:rsidR="00166A63">
          <w:rPr>
            <w:lang w:val="en-GB"/>
          </w:rPr>
          <w:t>, this means</w:t>
        </w:r>
        <w:r w:rsidR="00166A63">
          <w:rPr>
            <w:i/>
            <w:iCs/>
            <w:lang w:val="en-GB"/>
          </w:rPr>
          <w:t>,</w:t>
        </w:r>
        <w:r w:rsidR="00166A63">
          <w:rPr>
            <w:lang w:val="en-GB"/>
          </w:rPr>
          <w:t xml:space="preserve"> creating more efficient campaigns. The approach taken by the Data Science team is the identification of segments within the company’s Customer database with different perspectives: customer satisfaction, customer characteristics, </w:t>
        </w:r>
        <w:del w:id="179" w:author="Mariana Gil" w:date="2022-04-15T18:13:00Z">
          <w:r w:rsidR="00166A63" w:rsidRPr="00B06C10" w:rsidDel="00166A63">
            <w:rPr>
              <w:highlight w:val="cyan"/>
              <w:lang w:val="en-GB"/>
            </w:rPr>
            <w:delText>xxxxx</w:delText>
          </w:r>
        </w:del>
      </w:moveTo>
      <w:ins w:id="180" w:author="Mariana Gil" w:date="2022-04-15T18:13:00Z">
        <w:r w:rsidR="00166A63">
          <w:rPr>
            <w:lang w:val="en-GB"/>
          </w:rPr>
          <w:t>customer retention,</w:t>
        </w:r>
      </w:ins>
      <w:moveTo w:id="181" w:author="Mariana Gil" w:date="2022-04-15T18:12:00Z">
        <w:r w:rsidR="00166A63">
          <w:rPr>
            <w:lang w:val="en-GB"/>
          </w:rPr>
          <w:t xml:space="preserve"> to target the marketing activities</w:t>
        </w:r>
      </w:moveTo>
      <w:moveToRangeEnd w:id="177"/>
      <w:del w:id="182" w:author="Mariana Gil" w:date="2022-04-15T18:11:00Z">
        <w:r w:rsidDel="00166A63">
          <w:rPr>
            <w:lang w:val="en-GB"/>
          </w:rPr>
          <w:delText xml:space="preserve"> </w:delText>
        </w:r>
      </w:del>
    </w:p>
    <w:p w14:paraId="4971E378" w14:textId="4716FDAB" w:rsidR="004F2A30" w:rsidRDefault="008D194F" w:rsidP="008D194F">
      <w:pPr>
        <w:rPr>
          <w:lang w:val="en-GB"/>
        </w:rPr>
      </w:pPr>
      <w:moveFromRangeStart w:id="183" w:author="Mariana Gil" w:date="2022-04-15T18:12:00Z" w:name="move100938760"/>
      <w:moveFrom w:id="184" w:author="Mariana Gil" w:date="2022-04-15T18:12:00Z">
        <w:r w:rsidRPr="008D194F" w:rsidDel="00166A63">
          <w:rPr>
            <w:lang w:val="en-GB"/>
          </w:rPr>
          <w:t>optimiz</w:t>
        </w:r>
        <w:r w:rsidDel="00166A63">
          <w:rPr>
            <w:lang w:val="en-GB"/>
          </w:rPr>
          <w:t>ing</w:t>
        </w:r>
        <w:r w:rsidRPr="008D194F" w:rsidDel="00166A63">
          <w:rPr>
            <w:lang w:val="en-GB"/>
          </w:rPr>
          <w:t xml:space="preserve"> the </w:t>
        </w:r>
        <w:r w:rsidDel="00166A63">
          <w:rPr>
            <w:lang w:val="en-GB"/>
          </w:rPr>
          <w:t>marketing</w:t>
        </w:r>
        <w:r w:rsidR="00B636DB" w:rsidDel="00166A63">
          <w:rPr>
            <w:lang w:val="en-GB"/>
          </w:rPr>
          <w:t xml:space="preserve"> department</w:t>
        </w:r>
        <w:r w:rsidDel="00166A63">
          <w:rPr>
            <w:lang w:val="en-GB"/>
          </w:rPr>
          <w:t xml:space="preserve"> </w:t>
        </w:r>
        <w:r w:rsidRPr="008D194F" w:rsidDel="00166A63">
          <w:rPr>
            <w:lang w:val="en-GB"/>
          </w:rPr>
          <w:t>annual budget</w:t>
        </w:r>
        <w:r w:rsidR="009D6104" w:rsidDel="00166A63">
          <w:rPr>
            <w:lang w:val="en-GB"/>
          </w:rPr>
          <w:t>, this means</w:t>
        </w:r>
        <w:r w:rsidR="009D6104" w:rsidDel="00166A63">
          <w:rPr>
            <w:i/>
            <w:iCs/>
            <w:lang w:val="en-GB"/>
          </w:rPr>
          <w:t>,</w:t>
        </w:r>
        <w:r w:rsidR="009D6104" w:rsidDel="00166A63">
          <w:rPr>
            <w:lang w:val="en-GB"/>
          </w:rPr>
          <w:t xml:space="preserve"> creating more efficient campaigns</w:t>
        </w:r>
        <w:r w:rsidDel="00166A63">
          <w:rPr>
            <w:lang w:val="en-GB"/>
          </w:rPr>
          <w:t>.</w:t>
        </w:r>
        <w:r w:rsidR="00B06C10" w:rsidDel="00166A63">
          <w:rPr>
            <w:lang w:val="en-GB"/>
          </w:rPr>
          <w:t xml:space="preserve"> The approach taken by the Data Science team is the identification of segments within the company’s Customer database with different perspectives: customer satisfaction, customer characteristics, </w:t>
        </w:r>
        <w:r w:rsidR="00B06C10" w:rsidRPr="00B06C10" w:rsidDel="00166A63">
          <w:rPr>
            <w:highlight w:val="cyan"/>
            <w:lang w:val="en-GB"/>
          </w:rPr>
          <w:t>xxxxx</w:t>
        </w:r>
        <w:r w:rsidR="009D6104" w:rsidDel="00166A63">
          <w:rPr>
            <w:lang w:val="en-GB"/>
          </w:rPr>
          <w:t xml:space="preserve"> to target the marketing activities</w:t>
        </w:r>
      </w:moveFrom>
      <w:moveFromRangeEnd w:id="183"/>
      <w:r w:rsidR="00B06C10">
        <w:rPr>
          <w:lang w:val="en-GB"/>
        </w:rPr>
        <w:t>.</w:t>
      </w:r>
    </w:p>
    <w:p w14:paraId="415941DB" w14:textId="2E82E83D" w:rsidR="00285B01" w:rsidRDefault="00352505" w:rsidP="008D194F">
      <w:pPr>
        <w:rPr>
          <w:lang w:val="en-GB"/>
        </w:rPr>
      </w:pPr>
      <w:r>
        <w:rPr>
          <w:lang w:val="en-GB"/>
        </w:rPr>
        <w:t>The Data Science</w:t>
      </w:r>
      <w:r w:rsidR="004F2A30">
        <w:rPr>
          <w:lang w:val="en-GB"/>
        </w:rPr>
        <w:t xml:space="preserve"> team doesn’t have a simple goal for the analysis and </w:t>
      </w:r>
      <w:r>
        <w:rPr>
          <w:lang w:val="en-GB"/>
        </w:rPr>
        <w:t>are not interested in prediction (</w:t>
      </w:r>
      <w:proofErr w:type="spellStart"/>
      <w:proofErr w:type="gramStart"/>
      <w:r>
        <w:rPr>
          <w:i/>
          <w:iCs/>
          <w:lang w:val="en-GB"/>
        </w:rPr>
        <w:t>eg</w:t>
      </w:r>
      <w:proofErr w:type="spellEnd"/>
      <w:proofErr w:type="gramEnd"/>
      <w:r>
        <w:rPr>
          <w:i/>
          <w:iCs/>
          <w:lang w:val="en-GB"/>
        </w:rPr>
        <w:t xml:space="preserve"> </w:t>
      </w:r>
      <w:r>
        <w:rPr>
          <w:lang w:val="en-GB"/>
        </w:rPr>
        <w:t>budgeting prediction), as the</w:t>
      </w:r>
      <w:del w:id="185" w:author="BERNARDES Pedro" w:date="2022-04-14T21:56:00Z">
        <w:r w:rsidDel="004E582B">
          <w:rPr>
            <w:lang w:val="en-GB"/>
          </w:rPr>
          <w:delText>y</w:delText>
        </w:r>
      </w:del>
      <w:r>
        <w:rPr>
          <w:lang w:val="en-GB"/>
        </w:rPr>
        <w:t xml:space="preserve"> aim is more related to discover </w:t>
      </w:r>
      <w:r w:rsidR="00D03B6C">
        <w:rPr>
          <w:lang w:val="en-GB"/>
        </w:rPr>
        <w:t xml:space="preserve">reviling </w:t>
      </w:r>
      <w:r>
        <w:rPr>
          <w:lang w:val="en-GB"/>
        </w:rPr>
        <w:t>things about the company’s customers features</w:t>
      </w:r>
      <w:r w:rsidR="00D03B6C">
        <w:rPr>
          <w:lang w:val="en-GB"/>
        </w:rPr>
        <w:t xml:space="preserve"> (unsupervised learning)</w:t>
      </w:r>
      <w:r>
        <w:rPr>
          <w:lang w:val="en-GB"/>
        </w:rPr>
        <w:t xml:space="preserve">. Is there an </w:t>
      </w:r>
      <w:r w:rsidRPr="00352505">
        <w:rPr>
          <w:lang w:val="en-GB"/>
        </w:rPr>
        <w:t>enlighten</w:t>
      </w:r>
      <w:r>
        <w:rPr>
          <w:lang w:val="en-GB"/>
        </w:rPr>
        <w:t xml:space="preserve"> way to visualize the data? Can the data be divided in subgroups among the features or observations?</w:t>
      </w:r>
    </w:p>
    <w:p w14:paraId="03A49F9C" w14:textId="355CBE27" w:rsidR="002D136F" w:rsidRDefault="002D136F" w:rsidP="002D136F">
      <w:pPr>
        <w:rPr>
          <w:lang w:val="en-US"/>
        </w:rPr>
      </w:pPr>
      <w:r w:rsidRPr="00102A5C">
        <w:rPr>
          <w:highlight w:val="cyan"/>
          <w:lang w:val="en-US"/>
        </w:rPr>
        <w:t>Summarize the basic results and conclusions that you will present</w:t>
      </w:r>
    </w:p>
    <w:p w14:paraId="4D29CCE8" w14:textId="11C2F8B1" w:rsidR="00E628F3" w:rsidRDefault="00E628F3" w:rsidP="00A7349D">
      <w:pPr>
        <w:pStyle w:val="Heading1"/>
        <w:numPr>
          <w:ilvl w:val="0"/>
          <w:numId w:val="1"/>
        </w:numPr>
        <w:ind w:left="357" w:hanging="357"/>
        <w:rPr>
          <w:lang w:val="en-US"/>
        </w:rPr>
      </w:pPr>
      <w:bookmarkStart w:id="186" w:name="_Toc100600319"/>
      <w:r>
        <w:rPr>
          <w:lang w:val="en-US"/>
        </w:rPr>
        <w:t>Problem Definition</w:t>
      </w:r>
      <w:bookmarkEnd w:id="186"/>
    </w:p>
    <w:p w14:paraId="7E272B88" w14:textId="36076656" w:rsidR="00DF2404" w:rsidRDefault="00174E2B" w:rsidP="008801A4">
      <w:pPr>
        <w:rPr>
          <w:lang w:val="en-GB"/>
        </w:rPr>
      </w:pPr>
      <w:r>
        <w:rPr>
          <w:lang w:val="en-GB"/>
        </w:rPr>
        <w:t xml:space="preserve">The main objective of the project is to find a structure in the </w:t>
      </w:r>
      <w:r w:rsidR="00443316">
        <w:rPr>
          <w:lang w:val="en-GB"/>
        </w:rPr>
        <w:t xml:space="preserve">collection of the company’s customer characteristics, </w:t>
      </w:r>
      <w:r w:rsidR="00443316">
        <w:rPr>
          <w:i/>
          <w:iCs/>
          <w:lang w:val="en-GB"/>
        </w:rPr>
        <w:t>i</w:t>
      </w:r>
      <w:r w:rsidR="00B70F1A">
        <w:rPr>
          <w:i/>
          <w:iCs/>
          <w:lang w:val="en-GB"/>
        </w:rPr>
        <w:t>.</w:t>
      </w:r>
      <w:r w:rsidR="00443316">
        <w:rPr>
          <w:i/>
          <w:iCs/>
          <w:lang w:val="en-GB"/>
        </w:rPr>
        <w:t>e</w:t>
      </w:r>
      <w:r w:rsidR="00B70F1A">
        <w:rPr>
          <w:i/>
          <w:iCs/>
          <w:lang w:val="en-GB"/>
        </w:rPr>
        <w:t>.</w:t>
      </w:r>
      <w:r w:rsidR="00443316">
        <w:rPr>
          <w:lang w:val="en-GB"/>
        </w:rPr>
        <w:t xml:space="preserve">, </w:t>
      </w:r>
      <w:r w:rsidR="00285B01">
        <w:rPr>
          <w:lang w:val="en-GB"/>
        </w:rPr>
        <w:t>clustering</w:t>
      </w:r>
      <w:r w:rsidR="00EA7ACE">
        <w:rPr>
          <w:lang w:val="en-GB"/>
        </w:rPr>
        <w:t xml:space="preserve"> to perform market segmentation</w:t>
      </w:r>
      <w:r w:rsidR="00285B01">
        <w:rPr>
          <w:lang w:val="en-GB"/>
        </w:rPr>
        <w:t>. Clustering refers to a very broad set of techniques for finding subgroups whose members are similar in some way (or clusters), in a dataset.</w:t>
      </w:r>
    </w:p>
    <w:p w14:paraId="49F2FC76" w14:textId="62B47D7C" w:rsidR="002F2F59" w:rsidRDefault="002F2F59" w:rsidP="008801A4">
      <w:pPr>
        <w:rPr>
          <w:lang w:val="en-GB"/>
        </w:rPr>
      </w:pPr>
      <w:r>
        <w:rPr>
          <w:lang w:val="en-GB"/>
        </w:rPr>
        <w:t>There are a great number of clustering methods. The team is going to focus on the following approaches: (</w:t>
      </w:r>
      <w:proofErr w:type="spellStart"/>
      <w:r>
        <w:rPr>
          <w:lang w:val="en-GB"/>
        </w:rPr>
        <w:t>i</w:t>
      </w:r>
      <w:proofErr w:type="spellEnd"/>
      <w:r>
        <w:rPr>
          <w:lang w:val="en-GB"/>
        </w:rPr>
        <w:t>) K-Means Clustering</w:t>
      </w:r>
      <w:ins w:id="187" w:author="Mariana Gil" w:date="2022-04-15T18:13:00Z">
        <w:r w:rsidR="00D05A03">
          <w:rPr>
            <w:lang w:val="en-GB"/>
          </w:rPr>
          <w:t xml:space="preserve"> and</w:t>
        </w:r>
      </w:ins>
      <w:del w:id="188" w:author="Mariana Gil" w:date="2022-04-15T18:13:00Z">
        <w:r w:rsidDel="00D05A03">
          <w:rPr>
            <w:lang w:val="en-GB"/>
          </w:rPr>
          <w:delText>,</w:delText>
        </w:r>
      </w:del>
      <w:r>
        <w:rPr>
          <w:lang w:val="en-GB"/>
        </w:rPr>
        <w:t xml:space="preserve"> (ii) Hierarchical Clustering</w:t>
      </w:r>
      <w:del w:id="189" w:author="Mariana Gil" w:date="2022-04-15T18:13:00Z">
        <w:r w:rsidDel="00D05A03">
          <w:rPr>
            <w:lang w:val="en-GB"/>
          </w:rPr>
          <w:delText xml:space="preserve">, (iii) </w:delText>
        </w:r>
        <w:r w:rsidRPr="002F2F59" w:rsidDel="00D05A03">
          <w:rPr>
            <w:highlight w:val="cyan"/>
            <w:lang w:val="en-GB"/>
          </w:rPr>
          <w:delText>xxxx</w:delText>
        </w:r>
        <w:r w:rsidDel="00D05A03">
          <w:rPr>
            <w:lang w:val="en-GB"/>
          </w:rPr>
          <w:delText>.</w:delText>
        </w:r>
      </w:del>
      <w:r>
        <w:rPr>
          <w:lang w:val="en-GB"/>
        </w:rPr>
        <w:t xml:space="preserve"> Each one of them has its advantages and disadvantages, which will be identified </w:t>
      </w:r>
      <w:r w:rsidR="00B16927" w:rsidRPr="00B16927">
        <w:rPr>
          <w:lang w:val="en-GB"/>
        </w:rPr>
        <w:t>throughout</w:t>
      </w:r>
      <w:r>
        <w:rPr>
          <w:lang w:val="en-GB"/>
        </w:rPr>
        <w:t xml:space="preserve"> the report.</w:t>
      </w:r>
    </w:p>
    <w:p w14:paraId="52D3FA68" w14:textId="7C3A18F0" w:rsidR="00513773" w:rsidRDefault="00DF2404" w:rsidP="00221F33">
      <w:pPr>
        <w:pStyle w:val="Heading1"/>
        <w:numPr>
          <w:ilvl w:val="0"/>
          <w:numId w:val="1"/>
        </w:numPr>
        <w:ind w:left="357" w:hanging="357"/>
        <w:rPr>
          <w:lang w:val="en-US"/>
        </w:rPr>
      </w:pPr>
      <w:bookmarkStart w:id="190" w:name="_Toc100600320"/>
      <w:r>
        <w:rPr>
          <w:lang w:val="en-US"/>
        </w:rPr>
        <w:t xml:space="preserve">Data </w:t>
      </w:r>
      <w:r w:rsidR="00B55B43">
        <w:rPr>
          <w:lang w:val="en-US"/>
        </w:rPr>
        <w:t>Exploration</w:t>
      </w:r>
      <w:r w:rsidR="007320A4">
        <w:rPr>
          <w:lang w:val="en-US"/>
        </w:rPr>
        <w:t xml:space="preserve"> and Preparation</w:t>
      </w:r>
      <w:bookmarkEnd w:id="190"/>
    </w:p>
    <w:p w14:paraId="1092CCF0" w14:textId="6B14EB53" w:rsidR="00937198" w:rsidRDefault="00DE4DDA" w:rsidP="008F5246">
      <w:pPr>
        <w:rPr>
          <w:lang w:val="en-US"/>
        </w:rPr>
      </w:pPr>
      <w:proofErr w:type="spellStart"/>
      <w:r>
        <w:rPr>
          <w:lang w:val="en-US"/>
        </w:rPr>
        <w:t>BookMe</w:t>
      </w:r>
      <w:proofErr w:type="spellEnd"/>
      <w:r>
        <w:rPr>
          <w:lang w:val="en-US"/>
        </w:rPr>
        <w:t xml:space="preserve"> provided a customer’s database with features about the costumers’ characteristics and business features, as identified in </w:t>
      </w:r>
      <w:r>
        <w:rPr>
          <w:lang w:val="en-US"/>
        </w:rPr>
        <w:fldChar w:fldCharType="begin"/>
      </w:r>
      <w:r>
        <w:rPr>
          <w:lang w:val="en-US"/>
        </w:rPr>
        <w:instrText xml:space="preserve"> REF _Ref100497843 \h </w:instrText>
      </w:r>
      <w:r>
        <w:rPr>
          <w:lang w:val="en-US"/>
        </w:rPr>
      </w:r>
      <w:r>
        <w:rPr>
          <w:lang w:val="en-US"/>
        </w:rPr>
        <w:fldChar w:fldCharType="separate"/>
      </w:r>
      <w:r w:rsidRPr="00DE4DDA">
        <w:rPr>
          <w:lang w:val="en-GB"/>
        </w:rPr>
        <w:t xml:space="preserve">Figure </w:t>
      </w:r>
      <w:r w:rsidRPr="00DE4DDA">
        <w:rPr>
          <w:noProof/>
          <w:lang w:val="en-GB"/>
        </w:rPr>
        <w:t>1</w:t>
      </w:r>
      <w:r>
        <w:rPr>
          <w:lang w:val="en-US"/>
        </w:rPr>
        <w:fldChar w:fldCharType="end"/>
      </w:r>
      <w:r>
        <w:rPr>
          <w:lang w:val="en-US"/>
        </w:rPr>
        <w:t>.</w:t>
      </w:r>
      <w:r w:rsidR="00BC3BB8">
        <w:rPr>
          <w:lang w:val="en-US"/>
        </w:rPr>
        <w:t xml:space="preserve"> While the company explained that each customer receives a survey, it’s clear that the company needs to improve its reinforcement, as the database provided only has 15,5 thousand customers contrasting with the 100 thousand a year</w:t>
      </w:r>
      <w:r w:rsidR="0094788B">
        <w:rPr>
          <w:lang w:val="en-US"/>
        </w:rPr>
        <w:t xml:space="preserve"> and may not be truly representative</w:t>
      </w:r>
      <w:r w:rsidR="00BC3BB8">
        <w:rPr>
          <w:lang w:val="en-US"/>
        </w:rPr>
        <w:t>.</w:t>
      </w:r>
    </w:p>
    <w:p w14:paraId="7FAF844D" w14:textId="77777777" w:rsidR="00B55B43" w:rsidRPr="00937198" w:rsidRDefault="00B55B43" w:rsidP="00B55B43">
      <w:pPr>
        <w:spacing w:after="0"/>
        <w:rPr>
          <w:rFonts w:cs="Arial"/>
          <w:szCs w:val="20"/>
          <w:lang w:val="en-GB"/>
        </w:rPr>
      </w:pPr>
      <w:proofErr w:type="gramStart"/>
      <w:r w:rsidRPr="00937198">
        <w:rPr>
          <w:rFonts w:cs="Arial"/>
          <w:szCs w:val="20"/>
          <w:lang w:val="en-GB"/>
        </w:rPr>
        <w:t>For the purpose of</w:t>
      </w:r>
      <w:proofErr w:type="gramEnd"/>
      <w:r w:rsidRPr="00937198">
        <w:rPr>
          <w:rFonts w:cs="Arial"/>
          <w:szCs w:val="20"/>
          <w:lang w:val="en-GB"/>
        </w:rPr>
        <w:t xml:space="preserve"> this project, </w:t>
      </w:r>
      <w:r>
        <w:rPr>
          <w:rFonts w:cs="Arial"/>
          <w:szCs w:val="20"/>
          <w:lang w:val="en-GB"/>
        </w:rPr>
        <w:t>the team</w:t>
      </w:r>
      <w:r w:rsidRPr="00937198">
        <w:rPr>
          <w:rFonts w:cs="Arial"/>
          <w:szCs w:val="20"/>
          <w:lang w:val="en-GB"/>
        </w:rPr>
        <w:t xml:space="preserve"> ha</w:t>
      </w:r>
      <w:r>
        <w:rPr>
          <w:rFonts w:cs="Arial"/>
          <w:szCs w:val="20"/>
          <w:lang w:val="en-GB"/>
        </w:rPr>
        <w:t>s</w:t>
      </w:r>
      <w:r w:rsidRPr="00937198">
        <w:rPr>
          <w:rFonts w:cs="Arial"/>
          <w:szCs w:val="20"/>
          <w:lang w:val="en-GB"/>
        </w:rPr>
        <w:t xml:space="preserve"> used </w:t>
      </w:r>
      <w:proofErr w:type="spellStart"/>
      <w:r w:rsidRPr="00937198">
        <w:rPr>
          <w:rFonts w:cs="Arial"/>
          <w:szCs w:val="20"/>
          <w:lang w:val="en-GB"/>
        </w:rPr>
        <w:t>Jupyter</w:t>
      </w:r>
      <w:proofErr w:type="spellEnd"/>
      <w:r w:rsidRPr="00937198">
        <w:rPr>
          <w:rFonts w:cs="Arial"/>
          <w:szCs w:val="20"/>
          <w:lang w:val="en-GB"/>
        </w:rPr>
        <w:t xml:space="preserve"> notebook and python libraries like pandas, </w:t>
      </w:r>
      <w:proofErr w:type="spellStart"/>
      <w:r w:rsidRPr="00937198">
        <w:rPr>
          <w:rFonts w:cs="Arial"/>
          <w:szCs w:val="20"/>
          <w:lang w:val="en-GB"/>
        </w:rPr>
        <w:t>numpy</w:t>
      </w:r>
      <w:proofErr w:type="spellEnd"/>
      <w:r w:rsidRPr="00937198">
        <w:rPr>
          <w:rFonts w:cs="Arial"/>
          <w:szCs w:val="20"/>
          <w:lang w:val="en-GB"/>
        </w:rPr>
        <w:t xml:space="preserve">, matplotlib, seaborn and </w:t>
      </w:r>
      <w:proofErr w:type="spellStart"/>
      <w:r w:rsidRPr="00937198">
        <w:rPr>
          <w:rFonts w:cs="Arial"/>
          <w:szCs w:val="20"/>
          <w:lang w:val="en-GB"/>
        </w:rPr>
        <w:t>sklearn</w:t>
      </w:r>
      <w:proofErr w:type="spellEnd"/>
      <w:r w:rsidRPr="00937198">
        <w:rPr>
          <w:rFonts w:cs="Arial"/>
          <w:szCs w:val="20"/>
          <w:lang w:val="en-GB"/>
        </w:rPr>
        <w:t>.</w:t>
      </w:r>
    </w:p>
    <w:p w14:paraId="02CE5FFC" w14:textId="6AD92A2F" w:rsidR="00DE4DDA" w:rsidRPr="00A65FAB" w:rsidRDefault="00B55B43" w:rsidP="008F5246">
      <w:pPr>
        <w:rPr>
          <w:lang w:val="en-GB"/>
        </w:rPr>
      </w:pPr>
      <w:r>
        <w:rPr>
          <w:lang w:val="en-GB"/>
        </w:rPr>
        <w:t xml:space="preserve">As first steps, the team imported the </w:t>
      </w:r>
      <w:r w:rsidR="002D4A0D">
        <w:rPr>
          <w:lang w:val="en-GB"/>
        </w:rPr>
        <w:t xml:space="preserve">file </w:t>
      </w:r>
      <w:r w:rsidR="002D4A0D" w:rsidRPr="002D4A0D">
        <w:rPr>
          <w:i/>
          <w:iCs/>
          <w:lang w:val="en-GB"/>
        </w:rPr>
        <w:t>'data_cluster.csv'</w:t>
      </w:r>
      <w:r>
        <w:rPr>
          <w:lang w:val="en-GB"/>
        </w:rPr>
        <w:t xml:space="preserve"> to the </w:t>
      </w:r>
      <w:proofErr w:type="spellStart"/>
      <w:r w:rsidR="00A5476D">
        <w:rPr>
          <w:lang w:val="en-GB"/>
        </w:rPr>
        <w:t>J</w:t>
      </w:r>
      <w:r>
        <w:rPr>
          <w:lang w:val="en-GB"/>
        </w:rPr>
        <w:t>upyter</w:t>
      </w:r>
      <w:proofErr w:type="spellEnd"/>
      <w:r>
        <w:rPr>
          <w:lang w:val="en-GB"/>
        </w:rPr>
        <w:t xml:space="preserve"> notebook (please refer to </w:t>
      </w:r>
      <w:r w:rsidR="00A5476D">
        <w:rPr>
          <w:lang w:val="en-GB"/>
        </w:rPr>
        <w:fldChar w:fldCharType="begin"/>
      </w:r>
      <w:r w:rsidR="00A5476D">
        <w:rPr>
          <w:lang w:val="en-GB"/>
        </w:rPr>
        <w:instrText xml:space="preserve"> REF _Ref100498806 \h </w:instrText>
      </w:r>
      <w:r w:rsidR="00A5476D">
        <w:rPr>
          <w:lang w:val="en-GB"/>
        </w:rPr>
      </w:r>
      <w:r w:rsidR="00A5476D">
        <w:rPr>
          <w:lang w:val="en-GB"/>
        </w:rPr>
        <w:fldChar w:fldCharType="separate"/>
      </w:r>
      <w:r w:rsidR="00A5476D" w:rsidRPr="00B55B43">
        <w:rPr>
          <w:lang w:val="en-GB"/>
        </w:rPr>
        <w:t xml:space="preserve">Figure </w:t>
      </w:r>
      <w:r w:rsidR="00A5476D">
        <w:rPr>
          <w:noProof/>
          <w:lang w:val="en-GB"/>
        </w:rPr>
        <w:t>2</w:t>
      </w:r>
      <w:r w:rsidR="00A5476D">
        <w:rPr>
          <w:lang w:val="en-GB"/>
        </w:rPr>
        <w:fldChar w:fldCharType="end"/>
      </w:r>
      <w:r>
        <w:rPr>
          <w:lang w:val="en-GB"/>
        </w:rPr>
        <w:t xml:space="preserve">) and proceeded to remove the duplicate entries, as visible in </w:t>
      </w:r>
      <w:r w:rsidR="00A5476D">
        <w:rPr>
          <w:lang w:val="en-GB"/>
        </w:rPr>
        <w:fldChar w:fldCharType="begin"/>
      </w:r>
      <w:r w:rsidR="00A5476D">
        <w:rPr>
          <w:lang w:val="en-GB"/>
        </w:rPr>
        <w:instrText xml:space="preserve"> REF _Ref100498815 \h </w:instrText>
      </w:r>
      <w:r w:rsidR="00A5476D">
        <w:rPr>
          <w:lang w:val="en-GB"/>
        </w:rPr>
      </w:r>
      <w:r w:rsidR="00A5476D">
        <w:rPr>
          <w:lang w:val="en-GB"/>
        </w:rPr>
        <w:fldChar w:fldCharType="separate"/>
      </w:r>
      <w:r w:rsidR="00A5476D" w:rsidRPr="00A5476D">
        <w:rPr>
          <w:lang w:val="en-GB"/>
        </w:rPr>
        <w:t xml:space="preserve">Figure </w:t>
      </w:r>
      <w:r w:rsidR="00A5476D" w:rsidRPr="00A5476D">
        <w:rPr>
          <w:noProof/>
          <w:lang w:val="en-GB"/>
        </w:rPr>
        <w:t>3</w:t>
      </w:r>
      <w:r w:rsidR="00A5476D">
        <w:rPr>
          <w:lang w:val="en-GB"/>
        </w:rPr>
        <w:fldChar w:fldCharType="end"/>
      </w:r>
      <w:r>
        <w:rPr>
          <w:lang w:val="en-GB"/>
        </w:rPr>
        <w:t xml:space="preserve">. </w:t>
      </w:r>
      <w:r w:rsidR="00A65FAB">
        <w:rPr>
          <w:lang w:val="en-GB"/>
        </w:rPr>
        <w:t xml:space="preserve">At this moment, </w:t>
      </w:r>
      <w:r w:rsidR="00A65FAB" w:rsidRPr="00A65FAB">
        <w:rPr>
          <w:rFonts w:cs="Arial"/>
          <w:szCs w:val="20"/>
          <w:lang w:val="en-GB"/>
        </w:rPr>
        <w:t>final dataset was composed by a total of 15,586 rows/observations and 21 columns/attributes</w:t>
      </w:r>
      <w:r w:rsidR="00A65FAB">
        <w:rPr>
          <w:rFonts w:cs="Arial"/>
          <w:szCs w:val="20"/>
          <w:lang w:val="en-GB"/>
        </w:rPr>
        <w:t xml:space="preserve"> </w:t>
      </w:r>
      <w:r w:rsidR="00863BFA">
        <w:rPr>
          <w:rFonts w:cs="Arial"/>
          <w:szCs w:val="20"/>
          <w:lang w:val="en-GB"/>
        </w:rPr>
        <w:t xml:space="preserve">– 16 numerical attributes and 5 categorical </w:t>
      </w:r>
      <w:r w:rsidR="00A65FAB">
        <w:rPr>
          <w:rFonts w:cs="Arial"/>
          <w:szCs w:val="20"/>
          <w:lang w:val="en-GB"/>
        </w:rPr>
        <w:t>(</w:t>
      </w:r>
      <w:r w:rsidR="00A65FAB">
        <w:rPr>
          <w:rFonts w:cs="Arial"/>
          <w:szCs w:val="20"/>
          <w:lang w:val="en-GB"/>
        </w:rPr>
        <w:fldChar w:fldCharType="begin"/>
      </w:r>
      <w:r w:rsidR="00A65FAB">
        <w:rPr>
          <w:rFonts w:cs="Arial"/>
          <w:szCs w:val="20"/>
          <w:lang w:val="en-GB"/>
        </w:rPr>
        <w:instrText xml:space="preserve"> REF _Ref100499116 \h </w:instrText>
      </w:r>
      <w:r w:rsidR="00A65FAB">
        <w:rPr>
          <w:rFonts w:cs="Arial"/>
          <w:szCs w:val="20"/>
          <w:lang w:val="en-GB"/>
        </w:rPr>
      </w:r>
      <w:r w:rsidR="00A65FAB">
        <w:rPr>
          <w:rFonts w:cs="Arial"/>
          <w:szCs w:val="20"/>
          <w:lang w:val="en-GB"/>
        </w:rPr>
        <w:fldChar w:fldCharType="separate"/>
      </w:r>
      <w:r w:rsidR="00A65FAB" w:rsidRPr="0010124C">
        <w:rPr>
          <w:lang w:val="en-GB"/>
        </w:rPr>
        <w:t xml:space="preserve">Figure </w:t>
      </w:r>
      <w:r w:rsidR="00A65FAB" w:rsidRPr="0010124C">
        <w:rPr>
          <w:noProof/>
          <w:lang w:val="en-GB"/>
        </w:rPr>
        <w:t>4</w:t>
      </w:r>
      <w:r w:rsidR="00A65FAB">
        <w:rPr>
          <w:rFonts w:cs="Arial"/>
          <w:szCs w:val="20"/>
          <w:lang w:val="en-GB"/>
        </w:rPr>
        <w:fldChar w:fldCharType="end"/>
      </w:r>
      <w:r w:rsidR="00A65FAB">
        <w:rPr>
          <w:rFonts w:cs="Arial"/>
          <w:szCs w:val="20"/>
          <w:lang w:val="en-GB"/>
        </w:rPr>
        <w:t>)</w:t>
      </w:r>
      <w:r w:rsidR="00A65FAB" w:rsidRPr="00A65FAB">
        <w:rPr>
          <w:rFonts w:cs="Arial"/>
          <w:lang w:val="en-GB"/>
        </w:rPr>
        <w:t>.</w:t>
      </w:r>
    </w:p>
    <w:p w14:paraId="6B32CA1C" w14:textId="1495F8CB" w:rsidR="00DE4DDA" w:rsidRDefault="00A65FAB" w:rsidP="00A65FAB">
      <w:pPr>
        <w:pStyle w:val="Heading2"/>
        <w:numPr>
          <w:ilvl w:val="1"/>
          <w:numId w:val="1"/>
        </w:numPr>
        <w:ind w:left="641" w:hanging="357"/>
        <w:rPr>
          <w:lang w:val="en-US"/>
        </w:rPr>
      </w:pPr>
      <w:bookmarkStart w:id="191" w:name="_Toc100600321"/>
      <w:r>
        <w:rPr>
          <w:lang w:val="en-US"/>
        </w:rPr>
        <w:t>Data Exploration</w:t>
      </w:r>
      <w:bookmarkEnd w:id="191"/>
    </w:p>
    <w:p w14:paraId="6259D20E" w14:textId="77777777" w:rsidR="00863BFA" w:rsidRDefault="00A65FAB" w:rsidP="008F5246">
      <w:pPr>
        <w:rPr>
          <w:lang w:val="en-US"/>
        </w:rPr>
      </w:pPr>
      <w:r>
        <w:rPr>
          <w:lang w:val="en-US"/>
        </w:rPr>
        <w:t xml:space="preserve">The analysis started with </w:t>
      </w:r>
      <w:r w:rsidR="0010124C">
        <w:rPr>
          <w:lang w:val="en-US"/>
        </w:rPr>
        <w:t>the exploration of the descriptive statistics of</w:t>
      </w:r>
      <w:r>
        <w:rPr>
          <w:lang w:val="en-US"/>
        </w:rPr>
        <w:t xml:space="preserve"> the</w:t>
      </w:r>
      <w:r w:rsidR="00792F00">
        <w:rPr>
          <w:lang w:val="en-US"/>
        </w:rPr>
        <w:t xml:space="preserve"> numerical variables of the</w:t>
      </w:r>
      <w:r>
        <w:rPr>
          <w:lang w:val="en-US"/>
        </w:rPr>
        <w:t xml:space="preserve"> </w:t>
      </w:r>
      <w:r w:rsidR="00792F00">
        <w:rPr>
          <w:lang w:val="en-US"/>
        </w:rPr>
        <w:t>dataset (Figure 5)</w:t>
      </w:r>
      <w:r>
        <w:rPr>
          <w:lang w:val="en-US"/>
        </w:rPr>
        <w:t>.</w:t>
      </w:r>
      <w:r w:rsidR="00863BFA">
        <w:rPr>
          <w:lang w:val="en-US"/>
        </w:rPr>
        <w:t xml:space="preserve"> The team was able to conclude the following: </w:t>
      </w:r>
    </w:p>
    <w:p w14:paraId="4544B7B6" w14:textId="6299E64E" w:rsidR="00863BFA" w:rsidRPr="00863BFA" w:rsidRDefault="00863BFA" w:rsidP="00863BFA">
      <w:pPr>
        <w:pStyle w:val="ListParagraph"/>
        <w:numPr>
          <w:ilvl w:val="0"/>
          <w:numId w:val="3"/>
        </w:numPr>
        <w:spacing w:after="0"/>
        <w:ind w:left="0" w:firstLine="0"/>
        <w:rPr>
          <w:rFonts w:cs="Arial"/>
          <w:szCs w:val="20"/>
          <w:lang w:val="en-GB"/>
        </w:rPr>
      </w:pPr>
      <w:r w:rsidRPr="00863BFA">
        <w:rPr>
          <w:b/>
          <w:bCs/>
          <w:lang w:val="en-US"/>
        </w:rPr>
        <w:lastRenderedPageBreak/>
        <w:t xml:space="preserve">Satisfaction </w:t>
      </w:r>
      <w:r>
        <w:rPr>
          <w:b/>
          <w:bCs/>
          <w:lang w:val="en-US"/>
        </w:rPr>
        <w:t>L</w:t>
      </w:r>
      <w:r w:rsidRPr="00863BFA">
        <w:rPr>
          <w:b/>
          <w:bCs/>
          <w:lang w:val="en-US"/>
        </w:rPr>
        <w:t>evel:</w:t>
      </w:r>
      <w:r w:rsidRPr="00863BFA">
        <w:rPr>
          <w:lang w:val="en-US"/>
        </w:rPr>
        <w:t xml:space="preserve"> the average satisfaction level with the different services provided by </w:t>
      </w:r>
      <w:proofErr w:type="spellStart"/>
      <w:r w:rsidRPr="00863BFA">
        <w:rPr>
          <w:lang w:val="en-US"/>
        </w:rPr>
        <w:t>BookMe</w:t>
      </w:r>
      <w:proofErr w:type="spellEnd"/>
      <w:r w:rsidRPr="00863BFA">
        <w:rPr>
          <w:lang w:val="en-US"/>
        </w:rPr>
        <w:t xml:space="preserve"> company is ‘3’.</w:t>
      </w:r>
      <w:r w:rsidRPr="00863BFA">
        <w:rPr>
          <w:rFonts w:cs="Arial"/>
          <w:szCs w:val="20"/>
          <w:lang w:val="en-GB"/>
        </w:rPr>
        <w:t xml:space="preserve"> Apart from ‘Location’, ‘Staff’, ‘</w:t>
      </w:r>
      <w:proofErr w:type="spellStart"/>
      <w:r w:rsidRPr="00863BFA">
        <w:rPr>
          <w:rFonts w:cs="Arial"/>
          <w:szCs w:val="20"/>
          <w:lang w:val="en-GB"/>
        </w:rPr>
        <w:t>PriceQuality</w:t>
      </w:r>
      <w:proofErr w:type="spellEnd"/>
      <w:r w:rsidRPr="00863BFA">
        <w:rPr>
          <w:rFonts w:cs="Arial"/>
          <w:szCs w:val="20"/>
          <w:lang w:val="en-GB"/>
        </w:rPr>
        <w:t>’, ‘</w:t>
      </w:r>
      <w:proofErr w:type="spellStart"/>
      <w:r w:rsidRPr="00863BFA">
        <w:rPr>
          <w:rFonts w:cs="Arial"/>
          <w:szCs w:val="20"/>
          <w:lang w:val="en-GB"/>
        </w:rPr>
        <w:t>CheckOut</w:t>
      </w:r>
      <w:proofErr w:type="spellEnd"/>
      <w:r w:rsidRPr="00863BFA">
        <w:rPr>
          <w:rFonts w:cs="Arial"/>
          <w:szCs w:val="20"/>
          <w:lang w:val="en-GB"/>
        </w:rPr>
        <w:t>’, ‘</w:t>
      </w:r>
      <w:proofErr w:type="spellStart"/>
      <w:r w:rsidRPr="00863BFA">
        <w:rPr>
          <w:rFonts w:cs="Arial"/>
          <w:szCs w:val="20"/>
          <w:lang w:val="en-GB"/>
        </w:rPr>
        <w:t>Checkin</w:t>
      </w:r>
      <w:proofErr w:type="spellEnd"/>
      <w:r w:rsidRPr="00863BFA">
        <w:rPr>
          <w:rFonts w:cs="Arial"/>
          <w:szCs w:val="20"/>
          <w:lang w:val="en-GB"/>
        </w:rPr>
        <w:t xml:space="preserve">’ and ‘Cleanliness’, all the other services have been rated with ‘0’, at least once. On a more positive note, all of them have also been rated with ‘5’, at least </w:t>
      </w:r>
      <w:proofErr w:type="gramStart"/>
      <w:r w:rsidRPr="00863BFA">
        <w:rPr>
          <w:rFonts w:cs="Arial"/>
          <w:szCs w:val="20"/>
          <w:lang w:val="en-GB"/>
        </w:rPr>
        <w:t>once;</w:t>
      </w:r>
      <w:proofErr w:type="gramEnd"/>
    </w:p>
    <w:p w14:paraId="62E0BFFA" w14:textId="3516A81F" w:rsidR="00276073" w:rsidRDefault="00863BFA" w:rsidP="00276073">
      <w:pPr>
        <w:pStyle w:val="ListParagraph"/>
        <w:numPr>
          <w:ilvl w:val="0"/>
          <w:numId w:val="3"/>
        </w:numPr>
        <w:spacing w:after="0"/>
        <w:ind w:left="0" w:firstLine="0"/>
        <w:rPr>
          <w:rFonts w:cs="Arial"/>
          <w:szCs w:val="20"/>
          <w:lang w:val="en-GB"/>
        </w:rPr>
      </w:pPr>
      <w:r w:rsidRPr="00863BFA">
        <w:rPr>
          <w:rFonts w:cs="Arial"/>
          <w:b/>
          <w:bCs/>
          <w:szCs w:val="20"/>
          <w:lang w:val="en-GB"/>
        </w:rPr>
        <w:t>Customer Segmentation:</w:t>
      </w:r>
      <w:r>
        <w:rPr>
          <w:rFonts w:cs="Arial"/>
          <w:b/>
          <w:bCs/>
          <w:szCs w:val="20"/>
          <w:lang w:val="en-GB"/>
        </w:rPr>
        <w:t xml:space="preserve"> </w:t>
      </w:r>
      <w:r>
        <w:rPr>
          <w:rFonts w:cs="Arial"/>
          <w:szCs w:val="20"/>
          <w:lang w:val="en-GB"/>
        </w:rPr>
        <w:t>around</w:t>
      </w:r>
      <w:r w:rsidRPr="00863BFA">
        <w:rPr>
          <w:rFonts w:cs="Arial"/>
          <w:szCs w:val="20"/>
          <w:lang w:val="en-GB"/>
        </w:rPr>
        <w:t xml:space="preserve"> 80% of the </w:t>
      </w:r>
      <w:r>
        <w:rPr>
          <w:rFonts w:cs="Arial"/>
          <w:szCs w:val="20"/>
          <w:lang w:val="en-GB"/>
        </w:rPr>
        <w:t>are registered in the platform for about 1 year, at least, and more than 50% of them are in a ‘</w:t>
      </w:r>
      <w:proofErr w:type="spellStart"/>
      <w:r>
        <w:rPr>
          <w:rFonts w:cs="Arial"/>
          <w:szCs w:val="20"/>
          <w:lang w:val="en-GB"/>
        </w:rPr>
        <w:t>nchurn</w:t>
      </w:r>
      <w:proofErr w:type="spellEnd"/>
      <w:r>
        <w:rPr>
          <w:rFonts w:cs="Arial"/>
          <w:szCs w:val="20"/>
          <w:lang w:val="en-GB"/>
        </w:rPr>
        <w:t>’ situation, which gives a positive rate. Almost 70% of the clients uses this hospitality service for business purposes</w:t>
      </w:r>
      <w:r w:rsidR="00D3393D">
        <w:rPr>
          <w:rFonts w:cs="Arial"/>
          <w:szCs w:val="20"/>
          <w:lang w:val="en-GB"/>
        </w:rPr>
        <w:t xml:space="preserve"> and the most booked ‘</w:t>
      </w:r>
      <w:proofErr w:type="spellStart"/>
      <w:r w:rsidR="00D3393D">
        <w:rPr>
          <w:rFonts w:cs="Arial"/>
          <w:szCs w:val="20"/>
          <w:lang w:val="en-GB"/>
        </w:rPr>
        <w:t>RoomType</w:t>
      </w:r>
      <w:proofErr w:type="spellEnd"/>
      <w:r w:rsidR="00D3393D">
        <w:rPr>
          <w:rFonts w:cs="Arial"/>
          <w:szCs w:val="20"/>
          <w:lang w:val="en-GB"/>
        </w:rPr>
        <w:t>’ is ‘single’ with close to 40% preference. When combined with the ‘</w:t>
      </w:r>
      <w:proofErr w:type="spellStart"/>
      <w:r w:rsidR="00D3393D">
        <w:rPr>
          <w:rFonts w:cs="Arial"/>
          <w:szCs w:val="20"/>
          <w:lang w:val="en-GB"/>
        </w:rPr>
        <w:t>TravelType</w:t>
      </w:r>
      <w:proofErr w:type="spellEnd"/>
      <w:r w:rsidR="00D3393D">
        <w:rPr>
          <w:rFonts w:cs="Arial"/>
          <w:szCs w:val="20"/>
          <w:lang w:val="en-GB"/>
        </w:rPr>
        <w:t>’, the team found a pattern in which the ‘single’ and ‘suite’ room types were mostly booked by travellers in business and the ‘double’ ones were the preference for leisure travels</w:t>
      </w:r>
      <w:r w:rsidR="0021718C">
        <w:rPr>
          <w:rFonts w:cs="Arial"/>
          <w:szCs w:val="20"/>
          <w:lang w:val="en-GB"/>
        </w:rPr>
        <w:t xml:space="preserve"> (Figure 6</w:t>
      </w:r>
      <w:proofErr w:type="gramStart"/>
      <w:r w:rsidR="0021718C">
        <w:rPr>
          <w:rFonts w:cs="Arial"/>
          <w:szCs w:val="20"/>
          <w:lang w:val="en-GB"/>
        </w:rPr>
        <w:t>)</w:t>
      </w:r>
      <w:r w:rsidR="00276073">
        <w:rPr>
          <w:rFonts w:cs="Arial"/>
          <w:szCs w:val="20"/>
          <w:lang w:val="en-GB"/>
        </w:rPr>
        <w:t>;</w:t>
      </w:r>
      <w:proofErr w:type="gramEnd"/>
    </w:p>
    <w:p w14:paraId="413C6B4D" w14:textId="307010B5" w:rsidR="00276073" w:rsidRDefault="00276073" w:rsidP="00276073">
      <w:pPr>
        <w:pStyle w:val="ListParagraph"/>
        <w:numPr>
          <w:ilvl w:val="0"/>
          <w:numId w:val="3"/>
        </w:numPr>
        <w:spacing w:after="0"/>
        <w:ind w:left="0" w:firstLine="0"/>
        <w:rPr>
          <w:rFonts w:cs="Arial"/>
          <w:szCs w:val="20"/>
          <w:lang w:val="en-GB"/>
        </w:rPr>
      </w:pPr>
      <w:del w:id="192" w:author="Mariana Gil" w:date="2022-04-15T18:16:00Z">
        <w:r w:rsidDel="00D05A03">
          <w:rPr>
            <w:rFonts w:cs="Arial"/>
            <w:b/>
            <w:bCs/>
            <w:szCs w:val="20"/>
            <w:lang w:val="en-GB"/>
          </w:rPr>
          <w:delText>Churn Level</w:delText>
        </w:r>
      </w:del>
      <w:ins w:id="193" w:author="Mariana Gil" w:date="2022-04-15T18:16:00Z">
        <w:r w:rsidR="00D05A03">
          <w:rPr>
            <w:rFonts w:cs="Arial"/>
            <w:b/>
            <w:bCs/>
            <w:szCs w:val="20"/>
            <w:lang w:val="en-GB"/>
          </w:rPr>
          <w:t>Retention (Churn Level)</w:t>
        </w:r>
      </w:ins>
      <w:r>
        <w:rPr>
          <w:rFonts w:cs="Arial"/>
          <w:b/>
          <w:bCs/>
          <w:szCs w:val="20"/>
          <w:lang w:val="en-GB"/>
        </w:rPr>
        <w:t>:</w:t>
      </w:r>
      <w:r>
        <w:rPr>
          <w:rFonts w:cs="Arial"/>
          <w:szCs w:val="20"/>
          <w:lang w:val="en-GB"/>
        </w:rPr>
        <w:t xml:space="preserve"> the most recent clients, </w:t>
      </w:r>
      <w:proofErr w:type="spellStart"/>
      <w:r>
        <w:rPr>
          <w:rFonts w:cs="Arial"/>
          <w:i/>
          <w:iCs/>
          <w:szCs w:val="20"/>
          <w:lang w:val="en-GB"/>
        </w:rPr>
        <w:t>ie</w:t>
      </w:r>
      <w:proofErr w:type="spellEnd"/>
      <w:r>
        <w:rPr>
          <w:rFonts w:cs="Arial"/>
          <w:szCs w:val="20"/>
          <w:lang w:val="en-GB"/>
        </w:rPr>
        <w:t xml:space="preserve">, the ones registered in the </w:t>
      </w:r>
      <w:proofErr w:type="spellStart"/>
      <w:r>
        <w:rPr>
          <w:rFonts w:cs="Arial"/>
          <w:szCs w:val="20"/>
          <w:lang w:val="en-GB"/>
        </w:rPr>
        <w:t>BookMe</w:t>
      </w:r>
      <w:proofErr w:type="spellEnd"/>
      <w:r>
        <w:rPr>
          <w:rFonts w:cs="Arial"/>
          <w:szCs w:val="20"/>
          <w:lang w:val="en-GB"/>
        </w:rPr>
        <w:t xml:space="preserve"> platform for less than 1 year, presented more churn (</w:t>
      </w:r>
      <w:r w:rsidR="009B0DB2">
        <w:rPr>
          <w:rFonts w:cs="Arial"/>
          <w:szCs w:val="20"/>
          <w:lang w:val="en-GB"/>
        </w:rPr>
        <w:fldChar w:fldCharType="begin"/>
      </w:r>
      <w:r w:rsidR="009B0DB2">
        <w:rPr>
          <w:rFonts w:cs="Arial"/>
          <w:szCs w:val="20"/>
          <w:lang w:val="en-GB"/>
        </w:rPr>
        <w:instrText xml:space="preserve"> REF _Ref100500607 \h </w:instrText>
      </w:r>
      <w:r w:rsidR="009B0DB2">
        <w:rPr>
          <w:rFonts w:cs="Arial"/>
          <w:szCs w:val="20"/>
          <w:lang w:val="en-GB"/>
        </w:rPr>
      </w:r>
      <w:r w:rsidR="009B0DB2">
        <w:rPr>
          <w:rFonts w:cs="Arial"/>
          <w:szCs w:val="20"/>
          <w:lang w:val="en-GB"/>
        </w:rPr>
        <w:fldChar w:fldCharType="separate"/>
      </w:r>
      <w:r w:rsidR="009B0DB2" w:rsidRPr="00276073">
        <w:rPr>
          <w:lang w:val="en-GB"/>
        </w:rPr>
        <w:t xml:space="preserve">Figure </w:t>
      </w:r>
      <w:r w:rsidR="009B0DB2" w:rsidRPr="00276073">
        <w:rPr>
          <w:noProof/>
          <w:lang w:val="en-GB"/>
        </w:rPr>
        <w:t>7</w:t>
      </w:r>
      <w:r w:rsidR="009B0DB2">
        <w:rPr>
          <w:rFonts w:cs="Arial"/>
          <w:szCs w:val="20"/>
          <w:lang w:val="en-GB"/>
        </w:rPr>
        <w:fldChar w:fldCharType="end"/>
      </w:r>
      <w:r>
        <w:rPr>
          <w:rFonts w:cs="Arial"/>
          <w:szCs w:val="20"/>
          <w:lang w:val="en-GB"/>
        </w:rPr>
        <w:t>).</w:t>
      </w:r>
      <w:r w:rsidR="00B54AF4">
        <w:rPr>
          <w:rFonts w:cs="Arial"/>
          <w:szCs w:val="20"/>
          <w:lang w:val="en-GB"/>
        </w:rPr>
        <w:t xml:space="preserve"> The team considers that this finding is worth more exploration, because it could mean that the platform user experience could be improved, or it is necessary to create new incentives (</w:t>
      </w:r>
      <w:proofErr w:type="spellStart"/>
      <w:proofErr w:type="gramStart"/>
      <w:r w:rsidR="00B54AF4">
        <w:rPr>
          <w:rFonts w:cs="Arial"/>
          <w:i/>
          <w:iCs/>
          <w:szCs w:val="20"/>
          <w:lang w:val="en-GB"/>
        </w:rPr>
        <w:t>eg</w:t>
      </w:r>
      <w:proofErr w:type="spellEnd"/>
      <w:proofErr w:type="gramEnd"/>
      <w:r w:rsidR="00B54AF4">
        <w:rPr>
          <w:rFonts w:cs="Arial"/>
          <w:i/>
          <w:iCs/>
          <w:szCs w:val="20"/>
          <w:lang w:val="en-GB"/>
        </w:rPr>
        <w:t xml:space="preserve"> </w:t>
      </w:r>
      <w:r w:rsidR="00B54AF4">
        <w:rPr>
          <w:rFonts w:cs="Arial"/>
          <w:szCs w:val="20"/>
          <w:lang w:val="en-GB"/>
        </w:rPr>
        <w:t>discounts) for newcomers.</w:t>
      </w:r>
    </w:p>
    <w:p w14:paraId="039AD378" w14:textId="4BF4A69D" w:rsidR="000A3E3C" w:rsidRPr="000A3E3C" w:rsidRDefault="000A3E3C" w:rsidP="000A3E3C">
      <w:pPr>
        <w:spacing w:after="0"/>
        <w:rPr>
          <w:rFonts w:cs="Arial"/>
          <w:szCs w:val="20"/>
          <w:lang w:val="en-GB"/>
        </w:rPr>
      </w:pPr>
      <w:r>
        <w:rPr>
          <w:rFonts w:cs="Arial"/>
          <w:szCs w:val="20"/>
          <w:lang w:val="en-GB"/>
        </w:rPr>
        <w:t>Regarding the</w:t>
      </w:r>
      <w:r w:rsidRPr="000A3E3C">
        <w:rPr>
          <w:rFonts w:cs="Arial"/>
          <w:szCs w:val="20"/>
          <w:lang w:val="en-GB"/>
        </w:rPr>
        <w:t xml:space="preserve"> shape and density</w:t>
      </w:r>
      <w:r>
        <w:rPr>
          <w:rFonts w:cs="Arial"/>
          <w:szCs w:val="20"/>
          <w:lang w:val="en-GB"/>
        </w:rPr>
        <w:t xml:space="preserve"> of the distributions underlying the variables</w:t>
      </w:r>
      <w:r w:rsidRPr="000A3E3C">
        <w:rPr>
          <w:rFonts w:cs="Arial"/>
          <w:szCs w:val="20"/>
          <w:lang w:val="en-GB"/>
        </w:rPr>
        <w:t>, the “</w:t>
      </w:r>
      <w:proofErr w:type="spellStart"/>
      <w:r w:rsidRPr="000A3E3C">
        <w:rPr>
          <w:rFonts w:cs="Arial"/>
          <w:szCs w:val="20"/>
          <w:lang w:val="en-GB"/>
        </w:rPr>
        <w:t>RewardPoints</w:t>
      </w:r>
      <w:proofErr w:type="spellEnd"/>
      <w:r w:rsidRPr="000A3E3C">
        <w:rPr>
          <w:rFonts w:cs="Arial"/>
          <w:szCs w:val="20"/>
          <w:lang w:val="en-GB"/>
        </w:rPr>
        <w:t xml:space="preserve">” variable had the highest standard deviation, which indicated that these values were spread out over a wider range. However, apart from some moderate </w:t>
      </w:r>
      <w:del w:id="194" w:author="BERNARDES Pedro" w:date="2022-04-14T22:00:00Z">
        <w:r w:rsidRPr="000A3E3C" w:rsidDel="00720792">
          <w:rPr>
            <w:rFonts w:cs="Arial"/>
            <w:szCs w:val="20"/>
            <w:lang w:val="en-GB"/>
          </w:rPr>
          <w:delText>skweness</w:delText>
        </w:r>
      </w:del>
      <w:ins w:id="195" w:author="BERNARDES Pedro" w:date="2022-04-14T22:00:00Z">
        <w:r w:rsidR="00720792" w:rsidRPr="000A3E3C">
          <w:rPr>
            <w:rFonts w:cs="Arial"/>
            <w:szCs w:val="20"/>
            <w:lang w:val="en-GB"/>
          </w:rPr>
          <w:t>skewness</w:t>
        </w:r>
      </w:ins>
      <w:r>
        <w:rPr>
          <w:rFonts w:cs="Arial"/>
          <w:szCs w:val="20"/>
          <w:lang w:val="en-GB"/>
        </w:rPr>
        <w:t xml:space="preserve"> (</w:t>
      </w:r>
      <w:r w:rsidR="00BB325A">
        <w:rPr>
          <w:rFonts w:cs="Arial"/>
          <w:szCs w:val="20"/>
          <w:lang w:val="en-GB"/>
        </w:rPr>
        <w:fldChar w:fldCharType="begin"/>
      </w:r>
      <w:r w:rsidR="00BB325A">
        <w:rPr>
          <w:rFonts w:cs="Arial"/>
          <w:szCs w:val="20"/>
          <w:lang w:val="en-GB"/>
        </w:rPr>
        <w:instrText xml:space="preserve"> REF _Ref100503175 \h </w:instrText>
      </w:r>
      <w:r w:rsidR="00BB325A">
        <w:rPr>
          <w:rFonts w:cs="Arial"/>
          <w:szCs w:val="20"/>
          <w:lang w:val="en-GB"/>
        </w:rPr>
      </w:r>
      <w:r w:rsidR="00BB325A">
        <w:rPr>
          <w:rFonts w:cs="Arial"/>
          <w:szCs w:val="20"/>
          <w:lang w:val="en-GB"/>
        </w:rPr>
        <w:fldChar w:fldCharType="separate"/>
      </w:r>
      <w:r w:rsidR="00BB325A" w:rsidRPr="00BB325A">
        <w:rPr>
          <w:lang w:val="en-GB"/>
        </w:rPr>
        <w:t xml:space="preserve">Figure </w:t>
      </w:r>
      <w:r w:rsidR="00BB325A" w:rsidRPr="00BB325A">
        <w:rPr>
          <w:noProof/>
          <w:lang w:val="en-GB"/>
        </w:rPr>
        <w:t>8</w:t>
      </w:r>
      <w:r w:rsidR="00BB325A">
        <w:rPr>
          <w:rFonts w:cs="Arial"/>
          <w:szCs w:val="20"/>
          <w:lang w:val="en-GB"/>
        </w:rPr>
        <w:fldChar w:fldCharType="end"/>
      </w:r>
      <w:r>
        <w:rPr>
          <w:rFonts w:cs="Arial"/>
          <w:szCs w:val="20"/>
          <w:lang w:val="en-GB"/>
        </w:rPr>
        <w:t>)</w:t>
      </w:r>
      <w:r w:rsidRPr="000A3E3C">
        <w:rPr>
          <w:rFonts w:cs="Arial"/>
          <w:szCs w:val="20"/>
          <w:lang w:val="en-GB"/>
        </w:rPr>
        <w:t xml:space="preserve"> values, related with the variables “Amenities”, “Staff”, “</w:t>
      </w:r>
      <w:proofErr w:type="spellStart"/>
      <w:r w:rsidRPr="000A3E3C">
        <w:rPr>
          <w:rFonts w:cs="Arial"/>
          <w:szCs w:val="20"/>
          <w:lang w:val="en-GB"/>
        </w:rPr>
        <w:t>PriceQuality</w:t>
      </w:r>
      <w:proofErr w:type="spellEnd"/>
      <w:r w:rsidRPr="000A3E3C">
        <w:rPr>
          <w:rFonts w:cs="Arial"/>
          <w:szCs w:val="20"/>
          <w:lang w:val="en-GB"/>
        </w:rPr>
        <w:t>”, “</w:t>
      </w:r>
      <w:proofErr w:type="spellStart"/>
      <w:r w:rsidRPr="000A3E3C">
        <w:rPr>
          <w:rFonts w:cs="Arial"/>
          <w:szCs w:val="20"/>
          <w:lang w:val="en-GB"/>
        </w:rPr>
        <w:t>CheckOut</w:t>
      </w:r>
      <w:proofErr w:type="spellEnd"/>
      <w:r w:rsidRPr="000A3E3C">
        <w:rPr>
          <w:rFonts w:cs="Arial"/>
          <w:szCs w:val="20"/>
          <w:lang w:val="en-GB"/>
        </w:rPr>
        <w:t>” and “Cleanliness”, as per the kurtosis</w:t>
      </w:r>
      <w:r w:rsidRPr="000A3E3C">
        <w:rPr>
          <w:rFonts w:cs="Arial"/>
          <w:lang w:val="en-GB"/>
        </w:rPr>
        <w:t xml:space="preserve"> </w:t>
      </w:r>
      <w:r>
        <w:rPr>
          <w:rFonts w:cs="Arial"/>
          <w:lang w:val="en-GB"/>
        </w:rPr>
        <w:t>(</w:t>
      </w:r>
      <w:r w:rsidR="00BB325A">
        <w:rPr>
          <w:rFonts w:cs="Arial"/>
          <w:lang w:val="en-GB"/>
        </w:rPr>
        <w:fldChar w:fldCharType="begin"/>
      </w:r>
      <w:r w:rsidR="00BB325A">
        <w:rPr>
          <w:rFonts w:cs="Arial"/>
          <w:lang w:val="en-GB"/>
        </w:rPr>
        <w:instrText xml:space="preserve"> REF _Ref100503185 \h </w:instrText>
      </w:r>
      <w:r w:rsidR="00BB325A">
        <w:rPr>
          <w:rFonts w:cs="Arial"/>
          <w:lang w:val="en-GB"/>
        </w:rPr>
      </w:r>
      <w:r w:rsidR="00BB325A">
        <w:rPr>
          <w:rFonts w:cs="Arial"/>
          <w:lang w:val="en-GB"/>
        </w:rPr>
        <w:fldChar w:fldCharType="separate"/>
      </w:r>
      <w:r w:rsidR="00BB325A" w:rsidRPr="00BB325A">
        <w:rPr>
          <w:lang w:val="en-GB"/>
        </w:rPr>
        <w:t xml:space="preserve">Figure </w:t>
      </w:r>
      <w:r w:rsidR="00BB325A" w:rsidRPr="00BB325A">
        <w:rPr>
          <w:noProof/>
          <w:lang w:val="en-GB"/>
        </w:rPr>
        <w:t>9</w:t>
      </w:r>
      <w:r w:rsidR="00BB325A">
        <w:rPr>
          <w:rFonts w:cs="Arial"/>
          <w:lang w:val="en-GB"/>
        </w:rPr>
        <w:fldChar w:fldCharType="end"/>
      </w:r>
      <w:r>
        <w:rPr>
          <w:rFonts w:cs="Arial"/>
          <w:lang w:val="en-GB"/>
        </w:rPr>
        <w:t>)</w:t>
      </w:r>
      <w:r w:rsidRPr="000A3E3C">
        <w:rPr>
          <w:rFonts w:cs="Arial"/>
          <w:szCs w:val="20"/>
          <w:lang w:val="en-GB"/>
        </w:rPr>
        <w:t xml:space="preserve"> calculations, </w:t>
      </w:r>
      <w:r>
        <w:rPr>
          <w:rFonts w:cs="Arial"/>
          <w:szCs w:val="20"/>
          <w:lang w:val="en-GB"/>
        </w:rPr>
        <w:t>the team did not</w:t>
      </w:r>
      <w:r w:rsidRPr="000A3E3C">
        <w:rPr>
          <w:rFonts w:cs="Arial"/>
          <w:szCs w:val="20"/>
          <w:lang w:val="en-GB"/>
        </w:rPr>
        <w:t xml:space="preserve"> identify the presence of any potential outliers</w:t>
      </w:r>
      <w:ins w:id="196" w:author="BERNARDES Pedro" w:date="2022-04-14T22:02:00Z">
        <w:r w:rsidR="00720792">
          <w:rPr>
            <w:rFonts w:cs="Arial"/>
            <w:szCs w:val="20"/>
            <w:lang w:val="en-GB"/>
          </w:rPr>
          <w:t>,</w:t>
        </w:r>
      </w:ins>
      <w:del w:id="197" w:author="BERNARDES Pedro" w:date="2022-04-14T22:01:00Z">
        <w:r w:rsidRPr="000A3E3C" w:rsidDel="00720792">
          <w:rPr>
            <w:rFonts w:cs="Arial"/>
            <w:szCs w:val="20"/>
            <w:lang w:val="en-GB"/>
          </w:rPr>
          <w:delText xml:space="preserve">. </w:delText>
        </w:r>
      </w:del>
      <w:ins w:id="198" w:author="BERNARDES Pedro" w:date="2022-04-14T22:01:00Z">
        <w:r w:rsidR="00720792">
          <w:rPr>
            <w:rFonts w:cs="Arial"/>
            <w:szCs w:val="20"/>
            <w:lang w:val="en-GB"/>
          </w:rPr>
          <w:t xml:space="preserve"> e</w:t>
        </w:r>
      </w:ins>
      <w:del w:id="199" w:author="BERNARDES Pedro" w:date="2022-04-14T22:01:00Z">
        <w:r w:rsidRPr="000A3E3C" w:rsidDel="00720792">
          <w:rPr>
            <w:rFonts w:cs="Arial"/>
            <w:szCs w:val="20"/>
            <w:lang w:val="en-GB"/>
          </w:rPr>
          <w:delText>E</w:delText>
        </w:r>
      </w:del>
      <w:r w:rsidRPr="000A3E3C">
        <w:rPr>
          <w:rFonts w:cs="Arial"/>
          <w:szCs w:val="20"/>
          <w:lang w:val="en-GB"/>
        </w:rPr>
        <w:t>ven though</w:t>
      </w:r>
      <w:ins w:id="200" w:author="BERNARDES Pedro" w:date="2022-04-14T22:01:00Z">
        <w:r w:rsidR="00720792">
          <w:rPr>
            <w:rFonts w:cs="Arial"/>
            <w:szCs w:val="20"/>
            <w:lang w:val="en-GB"/>
          </w:rPr>
          <w:t xml:space="preserve"> it</w:t>
        </w:r>
      </w:ins>
      <w:del w:id="201" w:author="BERNARDES Pedro" w:date="2022-04-14T22:01:00Z">
        <w:r w:rsidRPr="000A3E3C" w:rsidDel="00720792">
          <w:rPr>
            <w:rFonts w:cs="Arial"/>
            <w:szCs w:val="20"/>
            <w:lang w:val="en-GB"/>
          </w:rPr>
          <w:delText xml:space="preserve">, </w:delText>
        </w:r>
        <w:r w:rsidDel="00720792">
          <w:rPr>
            <w:rFonts w:cs="Arial"/>
            <w:szCs w:val="20"/>
            <w:lang w:val="en-GB"/>
          </w:rPr>
          <w:delText>the team</w:delText>
        </w:r>
        <w:r w:rsidRPr="000A3E3C" w:rsidDel="00720792">
          <w:rPr>
            <w:rFonts w:cs="Arial"/>
            <w:szCs w:val="20"/>
            <w:lang w:val="en-GB"/>
          </w:rPr>
          <w:delText xml:space="preserve"> still have </w:delText>
        </w:r>
      </w:del>
      <w:ins w:id="202" w:author="BERNARDES Pedro" w:date="2022-04-14T22:01:00Z">
        <w:r w:rsidR="00720792">
          <w:rPr>
            <w:rFonts w:cs="Arial"/>
            <w:szCs w:val="20"/>
            <w:lang w:val="en-GB"/>
          </w:rPr>
          <w:t xml:space="preserve"> </w:t>
        </w:r>
      </w:ins>
      <w:r w:rsidRPr="000A3E3C">
        <w:rPr>
          <w:rFonts w:cs="Arial"/>
          <w:szCs w:val="20"/>
          <w:lang w:val="en-GB"/>
        </w:rPr>
        <w:t>explored this possibility, using some visual techniques</w:t>
      </w:r>
      <w:r w:rsidRPr="000A3E3C">
        <w:rPr>
          <w:rStyle w:val="FootnoteReference"/>
          <w:rFonts w:cs="Arial"/>
          <w:lang w:val="en-GB"/>
        </w:rPr>
        <w:t xml:space="preserve"> </w:t>
      </w:r>
      <w:r w:rsidR="00EF012D">
        <w:rPr>
          <w:rFonts w:cs="Arial"/>
          <w:lang w:val="en-GB"/>
        </w:rPr>
        <w:t xml:space="preserve">as per </w:t>
      </w:r>
      <w:r w:rsidR="00BB325A">
        <w:rPr>
          <w:rFonts w:cs="Arial"/>
          <w:lang w:val="en-GB"/>
        </w:rPr>
        <w:fldChar w:fldCharType="begin"/>
      </w:r>
      <w:r w:rsidR="00BB325A">
        <w:rPr>
          <w:rFonts w:cs="Arial"/>
          <w:lang w:val="en-GB"/>
        </w:rPr>
        <w:instrText xml:space="preserve"> REF _Ref100503194 \h </w:instrText>
      </w:r>
      <w:r w:rsidR="00BB325A">
        <w:rPr>
          <w:rFonts w:cs="Arial"/>
          <w:lang w:val="en-GB"/>
        </w:rPr>
      </w:r>
      <w:r w:rsidR="00BB325A">
        <w:rPr>
          <w:rFonts w:cs="Arial"/>
          <w:lang w:val="en-GB"/>
        </w:rPr>
        <w:fldChar w:fldCharType="separate"/>
      </w:r>
      <w:r w:rsidR="00BB325A" w:rsidRPr="00BB325A">
        <w:rPr>
          <w:lang w:val="en-GB"/>
        </w:rPr>
        <w:t xml:space="preserve">Figure </w:t>
      </w:r>
      <w:r w:rsidR="00BB325A">
        <w:rPr>
          <w:noProof/>
          <w:lang w:val="en-GB"/>
        </w:rPr>
        <w:t>10</w:t>
      </w:r>
      <w:r w:rsidR="00BB325A">
        <w:rPr>
          <w:rFonts w:cs="Arial"/>
          <w:lang w:val="en-GB"/>
        </w:rPr>
        <w:fldChar w:fldCharType="end"/>
      </w:r>
      <w:r w:rsidR="00EF012D">
        <w:rPr>
          <w:rFonts w:cs="Arial"/>
          <w:lang w:val="en-GB"/>
        </w:rPr>
        <w:t xml:space="preserve">, </w:t>
      </w:r>
      <w:r w:rsidR="00BB325A">
        <w:rPr>
          <w:rFonts w:cs="Arial"/>
          <w:lang w:val="en-GB"/>
        </w:rPr>
        <w:fldChar w:fldCharType="begin"/>
      </w:r>
      <w:r w:rsidR="00BB325A">
        <w:rPr>
          <w:rFonts w:cs="Arial"/>
          <w:lang w:val="en-GB"/>
        </w:rPr>
        <w:instrText xml:space="preserve"> REF _Ref100503201 \h </w:instrText>
      </w:r>
      <w:r w:rsidR="00BB325A">
        <w:rPr>
          <w:rFonts w:cs="Arial"/>
          <w:lang w:val="en-GB"/>
        </w:rPr>
      </w:r>
      <w:r w:rsidR="00BB325A">
        <w:rPr>
          <w:rFonts w:cs="Arial"/>
          <w:lang w:val="en-GB"/>
        </w:rPr>
        <w:fldChar w:fldCharType="separate"/>
      </w:r>
      <w:r w:rsidR="00BB325A" w:rsidRPr="00BB325A">
        <w:rPr>
          <w:lang w:val="en-GB"/>
        </w:rPr>
        <w:t xml:space="preserve">Figure </w:t>
      </w:r>
      <w:r w:rsidR="00BB325A">
        <w:rPr>
          <w:noProof/>
          <w:lang w:val="en-GB"/>
        </w:rPr>
        <w:t>11</w:t>
      </w:r>
      <w:r w:rsidR="00BB325A">
        <w:rPr>
          <w:rFonts w:cs="Arial"/>
          <w:lang w:val="en-GB"/>
        </w:rPr>
        <w:fldChar w:fldCharType="end"/>
      </w:r>
      <w:r w:rsidR="00BB325A">
        <w:rPr>
          <w:rFonts w:cs="Arial"/>
          <w:lang w:val="en-GB"/>
        </w:rPr>
        <w:t xml:space="preserve"> </w:t>
      </w:r>
      <w:r w:rsidR="00EF012D">
        <w:rPr>
          <w:rFonts w:cs="Arial"/>
          <w:lang w:val="en-GB"/>
        </w:rPr>
        <w:t xml:space="preserve">and </w:t>
      </w:r>
      <w:r w:rsidR="00BB325A">
        <w:rPr>
          <w:rFonts w:cs="Arial"/>
          <w:lang w:val="en-GB"/>
        </w:rPr>
        <w:fldChar w:fldCharType="begin"/>
      </w:r>
      <w:r w:rsidR="00BB325A">
        <w:rPr>
          <w:rFonts w:cs="Arial"/>
          <w:lang w:val="en-GB"/>
        </w:rPr>
        <w:instrText xml:space="preserve"> REF _Ref100503215 \h </w:instrText>
      </w:r>
      <w:r w:rsidR="00BB325A">
        <w:rPr>
          <w:rFonts w:cs="Arial"/>
          <w:lang w:val="en-GB"/>
        </w:rPr>
      </w:r>
      <w:r w:rsidR="00BB325A">
        <w:rPr>
          <w:rFonts w:cs="Arial"/>
          <w:lang w:val="en-GB"/>
        </w:rPr>
        <w:fldChar w:fldCharType="separate"/>
      </w:r>
      <w:r w:rsidR="00BB325A" w:rsidRPr="00BB325A">
        <w:rPr>
          <w:lang w:val="en-GB"/>
        </w:rPr>
        <w:t xml:space="preserve">Figure </w:t>
      </w:r>
      <w:r w:rsidR="00BB325A" w:rsidRPr="00BB325A">
        <w:rPr>
          <w:noProof/>
          <w:lang w:val="en-GB"/>
        </w:rPr>
        <w:t>12</w:t>
      </w:r>
      <w:r w:rsidR="00BB325A">
        <w:rPr>
          <w:rFonts w:cs="Arial"/>
          <w:lang w:val="en-GB"/>
        </w:rPr>
        <w:fldChar w:fldCharType="end"/>
      </w:r>
      <w:r w:rsidRPr="000A3E3C">
        <w:rPr>
          <w:rFonts w:cs="Arial"/>
          <w:szCs w:val="20"/>
          <w:lang w:val="en-GB"/>
        </w:rPr>
        <w:t>. The variable ‘</w:t>
      </w:r>
      <w:proofErr w:type="spellStart"/>
      <w:r w:rsidRPr="000A3E3C">
        <w:rPr>
          <w:rFonts w:cs="Arial"/>
          <w:szCs w:val="20"/>
          <w:lang w:val="en-GB"/>
        </w:rPr>
        <w:t>PriceQuality</w:t>
      </w:r>
      <w:proofErr w:type="spellEnd"/>
      <w:r w:rsidRPr="000A3E3C">
        <w:rPr>
          <w:rFonts w:cs="Arial"/>
          <w:szCs w:val="20"/>
          <w:lang w:val="en-GB"/>
        </w:rPr>
        <w:t xml:space="preserve">’ presented some values highly deviated from the normal distribution, however they corresponded to 1,610 clients, which means more than 10% of </w:t>
      </w:r>
      <w:r>
        <w:rPr>
          <w:rFonts w:cs="Arial"/>
          <w:szCs w:val="20"/>
          <w:lang w:val="en-GB"/>
        </w:rPr>
        <w:t>the</w:t>
      </w:r>
      <w:r w:rsidRPr="000A3E3C">
        <w:rPr>
          <w:rFonts w:cs="Arial"/>
          <w:szCs w:val="20"/>
          <w:lang w:val="en-GB"/>
        </w:rPr>
        <w:t xml:space="preserve"> data. As per the rule of thumb, no more than 3% of the outliers should be removed, so all the registers</w:t>
      </w:r>
      <w:r>
        <w:rPr>
          <w:rFonts w:cs="Arial"/>
          <w:szCs w:val="20"/>
          <w:lang w:val="en-GB"/>
        </w:rPr>
        <w:t xml:space="preserve"> were kept</w:t>
      </w:r>
      <w:r w:rsidRPr="000A3E3C">
        <w:rPr>
          <w:rFonts w:cs="Arial"/>
          <w:szCs w:val="20"/>
          <w:lang w:val="en-GB"/>
        </w:rPr>
        <w:t xml:space="preserve">, since </w:t>
      </w:r>
      <w:r>
        <w:rPr>
          <w:rFonts w:cs="Arial"/>
          <w:szCs w:val="20"/>
          <w:lang w:val="en-GB"/>
        </w:rPr>
        <w:t>there was no w</w:t>
      </w:r>
      <w:r w:rsidRPr="000A3E3C">
        <w:rPr>
          <w:rFonts w:cs="Arial"/>
          <w:szCs w:val="20"/>
          <w:lang w:val="en-GB"/>
        </w:rPr>
        <w:t>ay of differentiating them</w:t>
      </w:r>
      <w:r w:rsidR="00EF012D">
        <w:rPr>
          <w:rFonts w:cs="Arial"/>
          <w:szCs w:val="20"/>
          <w:lang w:val="en-GB"/>
        </w:rPr>
        <w:t>.</w:t>
      </w:r>
    </w:p>
    <w:p w14:paraId="4C60B383" w14:textId="30C4DDAD" w:rsidR="000A3E3C" w:rsidRPr="00276073" w:rsidRDefault="001001D2" w:rsidP="00276073">
      <w:pPr>
        <w:pStyle w:val="ListParagraph"/>
        <w:spacing w:after="0"/>
        <w:ind w:left="0"/>
        <w:rPr>
          <w:rFonts w:cs="Arial"/>
          <w:szCs w:val="20"/>
          <w:lang w:val="en-GB"/>
        </w:rPr>
      </w:pPr>
      <w:r>
        <w:rPr>
          <w:rFonts w:cs="Arial"/>
          <w:szCs w:val="20"/>
          <w:lang w:val="en-GB"/>
        </w:rPr>
        <w:t>In terms of issues within the customers database, the team identified 195 missing values in the customers’ year of birth, as well as 1.051 clients with less than 18 years old, being that the youngest register belongs to a person born in 2004, meaning with an age of 8. As per the business rules, the survey is only provided to registered users (</w:t>
      </w:r>
      <w:proofErr w:type="gramStart"/>
      <w:r>
        <w:rPr>
          <w:rFonts w:cs="Arial"/>
          <w:szCs w:val="20"/>
          <w:lang w:val="en-GB"/>
        </w:rPr>
        <w:t>assuming that</w:t>
      </w:r>
      <w:proofErr w:type="gramEnd"/>
      <w:r>
        <w:rPr>
          <w:rFonts w:cs="Arial"/>
          <w:szCs w:val="20"/>
          <w:lang w:val="en-GB"/>
        </w:rPr>
        <w:t xml:space="preserve"> only </w:t>
      </w:r>
      <w:commentRangeStart w:id="203"/>
      <w:del w:id="204" w:author="Mariana Gil" w:date="2022-04-15T18:14:00Z">
        <w:r w:rsidDel="00D05A03">
          <w:rPr>
            <w:rFonts w:cs="Arial"/>
            <w:szCs w:val="20"/>
            <w:lang w:val="en-GB"/>
          </w:rPr>
          <w:delText xml:space="preserve">overage </w:delText>
        </w:r>
        <w:commentRangeEnd w:id="203"/>
        <w:r w:rsidR="00617C6B" w:rsidDel="00D05A03">
          <w:rPr>
            <w:rStyle w:val="CommentReference"/>
          </w:rPr>
          <w:commentReference w:id="203"/>
        </w:r>
        <w:r w:rsidDel="00D05A03">
          <w:rPr>
            <w:rFonts w:cs="Arial"/>
            <w:szCs w:val="20"/>
            <w:lang w:val="en-GB"/>
          </w:rPr>
          <w:delText>people</w:delText>
        </w:r>
      </w:del>
      <w:ins w:id="205" w:author="Mariana Gil" w:date="2022-04-15T18:14:00Z">
        <w:r w:rsidR="00D05A03">
          <w:rPr>
            <w:rFonts w:cs="Arial"/>
            <w:szCs w:val="20"/>
            <w:lang w:val="en-GB"/>
          </w:rPr>
          <w:t>adults</w:t>
        </w:r>
      </w:ins>
      <w:r>
        <w:rPr>
          <w:rFonts w:cs="Arial"/>
          <w:szCs w:val="20"/>
          <w:lang w:val="en-GB"/>
        </w:rPr>
        <w:t xml:space="preserve"> can register), after each stay. Additionally, the maximum rate for ‘Wifi’ was appointed as ‘6’, which is clearly an incoherence (the scale is 0-5). The last </w:t>
      </w:r>
      <w:r w:rsidR="00DC5925">
        <w:rPr>
          <w:rFonts w:cs="Arial"/>
          <w:szCs w:val="20"/>
          <w:lang w:val="en-GB"/>
        </w:rPr>
        <w:t>incoherence identified was related with the longevity of stay, which had three responses (‘yes’, ‘y’, ‘no’), instead of two</w:t>
      </w:r>
      <w:r w:rsidR="005D2E3F">
        <w:rPr>
          <w:rFonts w:cs="Arial"/>
          <w:szCs w:val="20"/>
          <w:lang w:val="en-GB"/>
        </w:rPr>
        <w:t xml:space="preserve"> (this problem was instantly resolved by assuming ‘y’ as ‘yes’)</w:t>
      </w:r>
      <w:r w:rsidR="00DC5925">
        <w:rPr>
          <w:rFonts w:cs="Arial"/>
          <w:szCs w:val="20"/>
          <w:lang w:val="en-GB"/>
        </w:rPr>
        <w:t>.</w:t>
      </w:r>
      <w:r w:rsidR="000A3E3C">
        <w:rPr>
          <w:rFonts w:cs="Arial"/>
          <w:szCs w:val="20"/>
          <w:lang w:val="en-GB"/>
        </w:rPr>
        <w:t xml:space="preserve"> </w:t>
      </w:r>
    </w:p>
    <w:p w14:paraId="1F58B163" w14:textId="4B67216E" w:rsidR="009875BB" w:rsidRDefault="009875BB" w:rsidP="009875BB">
      <w:pPr>
        <w:pStyle w:val="Heading2"/>
        <w:numPr>
          <w:ilvl w:val="1"/>
          <w:numId w:val="4"/>
        </w:numPr>
        <w:rPr>
          <w:lang w:val="en-US"/>
        </w:rPr>
      </w:pPr>
      <w:bookmarkStart w:id="206" w:name="_Toc100600322"/>
      <w:r>
        <w:rPr>
          <w:lang w:val="en-US"/>
        </w:rPr>
        <w:t>Data Preparation</w:t>
      </w:r>
      <w:bookmarkEnd w:id="206"/>
    </w:p>
    <w:p w14:paraId="3BF97AD0" w14:textId="657D992D" w:rsidR="00874E16" w:rsidRDefault="000A3E3C" w:rsidP="00874E16">
      <w:pPr>
        <w:rPr>
          <w:rFonts w:cs="Arial"/>
          <w:szCs w:val="20"/>
          <w:lang w:val="en-GB"/>
        </w:rPr>
      </w:pPr>
      <w:r>
        <w:rPr>
          <w:lang w:val="en-US"/>
        </w:rPr>
        <w:t xml:space="preserve">To </w:t>
      </w:r>
      <w:r w:rsidR="004E611C">
        <w:rPr>
          <w:lang w:val="en-US"/>
        </w:rPr>
        <w:t>outline</w:t>
      </w:r>
      <w:r>
        <w:rPr>
          <w:lang w:val="en-US"/>
        </w:rPr>
        <w:t xml:space="preserve"> the issues and incoherencies found earlier, the team proceeded to the preprocess of the data.</w:t>
      </w:r>
      <w:r w:rsidR="004E611C">
        <w:rPr>
          <w:lang w:val="en-US"/>
        </w:rPr>
        <w:t xml:space="preserve"> Concerning the</w:t>
      </w:r>
      <w:r w:rsidRPr="000A3E3C">
        <w:rPr>
          <w:rFonts w:cs="Arial"/>
          <w:szCs w:val="20"/>
          <w:lang w:val="en-GB"/>
        </w:rPr>
        <w:t xml:space="preserve"> </w:t>
      </w:r>
      <w:r w:rsidR="004E611C">
        <w:rPr>
          <w:rFonts w:cs="Arial"/>
          <w:szCs w:val="20"/>
          <w:lang w:val="en-GB"/>
        </w:rPr>
        <w:t>underage customers</w:t>
      </w:r>
      <w:r w:rsidRPr="000A3E3C">
        <w:rPr>
          <w:rFonts w:cs="Arial"/>
          <w:szCs w:val="20"/>
          <w:lang w:val="en-GB"/>
        </w:rPr>
        <w:t xml:space="preserve">, </w:t>
      </w:r>
      <w:r w:rsidR="004E611C">
        <w:rPr>
          <w:rFonts w:cs="Arial"/>
          <w:szCs w:val="20"/>
          <w:lang w:val="en-GB"/>
        </w:rPr>
        <w:t>the team replaced the values with missing, adding to the original missing values, leaving 1.246 entries to fill in (</w:t>
      </w:r>
      <w:r w:rsidR="00200AF4">
        <w:rPr>
          <w:rFonts w:cs="Arial"/>
          <w:szCs w:val="20"/>
          <w:lang w:val="en-GB"/>
        </w:rPr>
        <w:fldChar w:fldCharType="begin"/>
      </w:r>
      <w:r w:rsidR="00200AF4">
        <w:rPr>
          <w:rFonts w:cs="Arial"/>
          <w:szCs w:val="20"/>
          <w:lang w:val="en-GB"/>
        </w:rPr>
        <w:instrText xml:space="preserve"> REF _Ref100503544 \h </w:instrText>
      </w:r>
      <w:r w:rsidR="00200AF4">
        <w:rPr>
          <w:rFonts w:cs="Arial"/>
          <w:szCs w:val="20"/>
          <w:lang w:val="en-GB"/>
        </w:rPr>
      </w:r>
      <w:r w:rsidR="00200AF4">
        <w:rPr>
          <w:rFonts w:cs="Arial"/>
          <w:szCs w:val="20"/>
          <w:lang w:val="en-GB"/>
        </w:rPr>
        <w:fldChar w:fldCharType="separate"/>
      </w:r>
      <w:r w:rsidR="00200AF4" w:rsidRPr="00200AF4">
        <w:rPr>
          <w:lang w:val="en-GB"/>
        </w:rPr>
        <w:t xml:space="preserve">Figure </w:t>
      </w:r>
      <w:r w:rsidR="00200AF4" w:rsidRPr="00200AF4">
        <w:rPr>
          <w:noProof/>
          <w:lang w:val="en-GB"/>
        </w:rPr>
        <w:t>13</w:t>
      </w:r>
      <w:r w:rsidR="00200AF4">
        <w:rPr>
          <w:rFonts w:cs="Arial"/>
          <w:szCs w:val="20"/>
          <w:lang w:val="en-GB"/>
        </w:rPr>
        <w:fldChar w:fldCharType="end"/>
      </w:r>
      <w:r w:rsidR="004E611C">
        <w:rPr>
          <w:rFonts w:cs="Arial"/>
          <w:szCs w:val="20"/>
          <w:lang w:val="en-GB"/>
        </w:rPr>
        <w:t>).</w:t>
      </w:r>
      <w:r w:rsidR="0090421E">
        <w:rPr>
          <w:rFonts w:cs="Arial"/>
          <w:szCs w:val="20"/>
          <w:lang w:val="en-GB"/>
        </w:rPr>
        <w:t xml:space="preserve"> As the database is not very extensive, the team preferred to treat the missing values, instead of dropping them.</w:t>
      </w:r>
      <w:r w:rsidR="00E430A6">
        <w:rPr>
          <w:rFonts w:cs="Arial"/>
          <w:szCs w:val="20"/>
          <w:lang w:val="en-GB"/>
        </w:rPr>
        <w:t xml:space="preserve"> </w:t>
      </w:r>
      <w:r w:rsidR="00200AF4">
        <w:rPr>
          <w:rFonts w:cs="Arial"/>
          <w:szCs w:val="20"/>
          <w:lang w:val="en-GB"/>
        </w:rPr>
        <w:t>Even though the variable did not present a high correlation with any other, the team applied the KNN</w:t>
      </w:r>
      <w:r w:rsidR="0090421E">
        <w:rPr>
          <w:rFonts w:cs="Arial"/>
          <w:szCs w:val="20"/>
          <w:lang w:val="en-GB"/>
        </w:rPr>
        <w:t xml:space="preserve"> (</w:t>
      </w:r>
      <w:r w:rsidR="0090421E">
        <w:rPr>
          <w:rFonts w:cs="Arial"/>
          <w:szCs w:val="20"/>
          <w:lang w:val="en-GB"/>
        </w:rPr>
        <w:fldChar w:fldCharType="begin"/>
      </w:r>
      <w:r w:rsidR="0090421E">
        <w:rPr>
          <w:rFonts w:cs="Arial"/>
          <w:szCs w:val="20"/>
          <w:lang w:val="en-GB"/>
        </w:rPr>
        <w:instrText xml:space="preserve"> REF _Ref100504443 \h </w:instrText>
      </w:r>
      <w:r w:rsidR="0090421E">
        <w:rPr>
          <w:rFonts w:cs="Arial"/>
          <w:szCs w:val="20"/>
          <w:lang w:val="en-GB"/>
        </w:rPr>
      </w:r>
      <w:r w:rsidR="0090421E">
        <w:rPr>
          <w:rFonts w:cs="Arial"/>
          <w:szCs w:val="20"/>
          <w:lang w:val="en-GB"/>
        </w:rPr>
        <w:fldChar w:fldCharType="separate"/>
      </w:r>
      <w:r w:rsidR="0090421E" w:rsidRPr="0090421E">
        <w:rPr>
          <w:lang w:val="en-GB"/>
        </w:rPr>
        <w:t xml:space="preserve">Methodology </w:t>
      </w:r>
      <w:r w:rsidR="0090421E" w:rsidRPr="0090421E">
        <w:rPr>
          <w:noProof/>
          <w:lang w:val="en-GB"/>
        </w:rPr>
        <w:t>1</w:t>
      </w:r>
      <w:r w:rsidR="0090421E">
        <w:rPr>
          <w:rFonts w:cs="Arial"/>
          <w:szCs w:val="20"/>
          <w:lang w:val="en-GB"/>
        </w:rPr>
        <w:fldChar w:fldCharType="end"/>
      </w:r>
      <w:r w:rsidR="0090421E">
        <w:rPr>
          <w:rFonts w:cs="Arial"/>
          <w:szCs w:val="20"/>
          <w:lang w:val="en-GB"/>
        </w:rPr>
        <w:t>)</w:t>
      </w:r>
      <w:r w:rsidR="00200AF4">
        <w:rPr>
          <w:rFonts w:cs="Arial"/>
          <w:szCs w:val="20"/>
          <w:lang w:val="en-GB"/>
        </w:rPr>
        <w:t xml:space="preserve"> Imputer technique to fill in the missing values. </w:t>
      </w:r>
      <w:r w:rsidRPr="000A3E3C">
        <w:rPr>
          <w:rFonts w:cs="Arial"/>
          <w:szCs w:val="20"/>
          <w:lang w:val="en-GB"/>
        </w:rPr>
        <w:t>After comparing the descriptive statistics of the variable ‘</w:t>
      </w:r>
      <w:proofErr w:type="spellStart"/>
      <w:r w:rsidRPr="000A3E3C">
        <w:rPr>
          <w:rFonts w:cs="Arial"/>
          <w:szCs w:val="20"/>
          <w:lang w:val="en-GB"/>
        </w:rPr>
        <w:t>Year_Birth</w:t>
      </w:r>
      <w:proofErr w:type="spellEnd"/>
      <w:r w:rsidRPr="000A3E3C">
        <w:rPr>
          <w:rFonts w:cs="Arial"/>
          <w:szCs w:val="20"/>
          <w:lang w:val="en-GB"/>
        </w:rPr>
        <w:t xml:space="preserve">’ distribution, before and after the imputation, </w:t>
      </w:r>
      <w:r w:rsidR="00E430A6">
        <w:rPr>
          <w:rFonts w:cs="Arial"/>
          <w:szCs w:val="20"/>
          <w:lang w:val="en-GB"/>
        </w:rPr>
        <w:t>it was</w:t>
      </w:r>
      <w:r w:rsidRPr="000A3E3C">
        <w:rPr>
          <w:rFonts w:cs="Arial"/>
          <w:szCs w:val="20"/>
          <w:lang w:val="en-GB"/>
        </w:rPr>
        <w:t xml:space="preserve"> concluded that the result was good, because the main values have pretty much remained equal, and the standard deviation decreased a little</w:t>
      </w:r>
      <w:r w:rsidR="00D91582">
        <w:rPr>
          <w:rFonts w:cs="Arial"/>
          <w:lang w:val="en-GB"/>
        </w:rPr>
        <w:t xml:space="preserve"> (</w:t>
      </w:r>
      <w:r w:rsidR="001220A4">
        <w:rPr>
          <w:rFonts w:cs="Arial"/>
          <w:lang w:val="en-GB"/>
        </w:rPr>
        <w:fldChar w:fldCharType="begin"/>
      </w:r>
      <w:r w:rsidR="001220A4">
        <w:rPr>
          <w:rFonts w:cs="Arial"/>
          <w:lang w:val="en-GB"/>
        </w:rPr>
        <w:instrText xml:space="preserve"> REF _Ref100506047 \h </w:instrText>
      </w:r>
      <w:r w:rsidR="001220A4">
        <w:rPr>
          <w:rFonts w:cs="Arial"/>
          <w:lang w:val="en-GB"/>
        </w:rPr>
      </w:r>
      <w:r w:rsidR="001220A4">
        <w:rPr>
          <w:rFonts w:cs="Arial"/>
          <w:lang w:val="en-GB"/>
        </w:rPr>
        <w:fldChar w:fldCharType="separate"/>
      </w:r>
      <w:r w:rsidR="001220A4" w:rsidRPr="00AF3197">
        <w:rPr>
          <w:lang w:val="en-GB"/>
        </w:rPr>
        <w:t xml:space="preserve">Figure </w:t>
      </w:r>
      <w:r w:rsidR="001220A4">
        <w:rPr>
          <w:noProof/>
          <w:lang w:val="en-GB"/>
        </w:rPr>
        <w:t>14</w:t>
      </w:r>
      <w:r w:rsidR="001220A4">
        <w:rPr>
          <w:rFonts w:cs="Arial"/>
          <w:lang w:val="en-GB"/>
        </w:rPr>
        <w:fldChar w:fldCharType="end"/>
      </w:r>
      <w:r w:rsidR="001220A4">
        <w:rPr>
          <w:rFonts w:cs="Arial"/>
          <w:lang w:val="en-GB"/>
        </w:rPr>
        <w:t xml:space="preserve"> </w:t>
      </w:r>
      <w:r w:rsidR="002E319B">
        <w:rPr>
          <w:rFonts w:cs="Arial"/>
          <w:lang w:val="en-GB"/>
        </w:rPr>
        <w:t>and</w:t>
      </w:r>
      <w:r w:rsidR="001220A4">
        <w:rPr>
          <w:rFonts w:cs="Arial"/>
          <w:lang w:val="en-GB"/>
        </w:rPr>
        <w:t xml:space="preserve"> </w:t>
      </w:r>
      <w:r w:rsidR="001220A4">
        <w:rPr>
          <w:rFonts w:cs="Arial"/>
          <w:lang w:val="en-GB"/>
        </w:rPr>
        <w:fldChar w:fldCharType="begin"/>
      </w:r>
      <w:r w:rsidR="001220A4">
        <w:rPr>
          <w:rFonts w:cs="Arial"/>
          <w:lang w:val="en-GB"/>
        </w:rPr>
        <w:instrText xml:space="preserve"> REF _Ref100506060 \h </w:instrText>
      </w:r>
      <w:r w:rsidR="001220A4">
        <w:rPr>
          <w:rFonts w:cs="Arial"/>
          <w:lang w:val="en-GB"/>
        </w:rPr>
      </w:r>
      <w:r w:rsidR="001220A4">
        <w:rPr>
          <w:rFonts w:cs="Arial"/>
          <w:lang w:val="en-GB"/>
        </w:rPr>
        <w:fldChar w:fldCharType="separate"/>
      </w:r>
      <w:r w:rsidR="001220A4" w:rsidRPr="00AF3197">
        <w:rPr>
          <w:lang w:val="en-GB"/>
        </w:rPr>
        <w:t xml:space="preserve">Figure </w:t>
      </w:r>
      <w:r w:rsidR="001220A4" w:rsidRPr="00AF3197">
        <w:rPr>
          <w:noProof/>
          <w:lang w:val="en-GB"/>
        </w:rPr>
        <w:t>15</w:t>
      </w:r>
      <w:r w:rsidR="001220A4">
        <w:rPr>
          <w:rFonts w:cs="Arial"/>
          <w:lang w:val="en-GB"/>
        </w:rPr>
        <w:fldChar w:fldCharType="end"/>
      </w:r>
      <w:r w:rsidR="00D91582">
        <w:rPr>
          <w:rFonts w:cs="Arial"/>
          <w:lang w:val="en-GB"/>
        </w:rPr>
        <w:t>)</w:t>
      </w:r>
      <w:r w:rsidRPr="000A3E3C">
        <w:rPr>
          <w:rFonts w:cs="Arial"/>
          <w:szCs w:val="20"/>
          <w:lang w:val="en-GB"/>
        </w:rPr>
        <w:t>.</w:t>
      </w:r>
      <w:r w:rsidR="00874E16">
        <w:rPr>
          <w:rFonts w:cs="Arial"/>
          <w:szCs w:val="20"/>
          <w:lang w:val="en-GB"/>
        </w:rPr>
        <w:t xml:space="preserve"> </w:t>
      </w:r>
      <w:r w:rsidRPr="000A3E3C">
        <w:rPr>
          <w:rFonts w:cs="Arial"/>
          <w:szCs w:val="20"/>
          <w:lang w:val="en-GB"/>
        </w:rPr>
        <w:t>Regarding misclassifications identified in the variable ‘Wifi</w:t>
      </w:r>
      <w:r w:rsidR="00874E16">
        <w:rPr>
          <w:rFonts w:cs="Arial"/>
          <w:szCs w:val="20"/>
          <w:lang w:val="en-GB"/>
        </w:rPr>
        <w:t>’</w:t>
      </w:r>
      <w:r w:rsidRPr="000A3E3C">
        <w:rPr>
          <w:rFonts w:cs="Arial"/>
          <w:szCs w:val="20"/>
          <w:lang w:val="en-GB"/>
        </w:rPr>
        <w:t xml:space="preserve">, </w:t>
      </w:r>
      <w:r w:rsidR="00874E16">
        <w:rPr>
          <w:rFonts w:cs="Arial"/>
          <w:szCs w:val="20"/>
          <w:lang w:val="en-GB"/>
        </w:rPr>
        <w:t>the team</w:t>
      </w:r>
      <w:r w:rsidRPr="000A3E3C">
        <w:rPr>
          <w:rFonts w:cs="Arial"/>
          <w:szCs w:val="20"/>
          <w:lang w:val="en-GB"/>
        </w:rPr>
        <w:t xml:space="preserve"> replaced the 36 entries with a rate of ‘6’, by the maximum possible value of ‘5</w:t>
      </w:r>
      <w:r w:rsidR="00874E16">
        <w:rPr>
          <w:rFonts w:cs="Arial"/>
          <w:szCs w:val="20"/>
          <w:lang w:val="en-GB"/>
        </w:rPr>
        <w:t>’</w:t>
      </w:r>
      <w:r w:rsidR="002E319B">
        <w:rPr>
          <w:rFonts w:cs="Arial"/>
          <w:szCs w:val="20"/>
          <w:lang w:val="en-GB"/>
        </w:rPr>
        <w:t xml:space="preserve"> (</w:t>
      </w:r>
      <w:r w:rsidR="008172A7">
        <w:rPr>
          <w:rFonts w:cs="Arial"/>
          <w:szCs w:val="20"/>
          <w:lang w:val="en-GB"/>
        </w:rPr>
        <w:fldChar w:fldCharType="begin"/>
      </w:r>
      <w:r w:rsidR="008172A7">
        <w:rPr>
          <w:rFonts w:cs="Arial"/>
          <w:szCs w:val="20"/>
          <w:lang w:val="en-GB"/>
        </w:rPr>
        <w:instrText xml:space="preserve"> REF _Ref100506363 \h </w:instrText>
      </w:r>
      <w:r w:rsidR="008172A7">
        <w:rPr>
          <w:rFonts w:cs="Arial"/>
          <w:szCs w:val="20"/>
          <w:lang w:val="en-GB"/>
        </w:rPr>
      </w:r>
      <w:r w:rsidR="008172A7">
        <w:rPr>
          <w:rFonts w:cs="Arial"/>
          <w:szCs w:val="20"/>
          <w:lang w:val="en-GB"/>
        </w:rPr>
        <w:fldChar w:fldCharType="separate"/>
      </w:r>
      <w:r w:rsidR="008172A7" w:rsidRPr="002E6620">
        <w:rPr>
          <w:lang w:val="en-GB"/>
        </w:rPr>
        <w:t xml:space="preserve">Figure </w:t>
      </w:r>
      <w:r w:rsidR="008172A7" w:rsidRPr="002E6620">
        <w:rPr>
          <w:noProof/>
          <w:lang w:val="en-GB"/>
        </w:rPr>
        <w:t>16</w:t>
      </w:r>
      <w:r w:rsidR="008172A7">
        <w:rPr>
          <w:rFonts w:cs="Arial"/>
          <w:szCs w:val="20"/>
          <w:lang w:val="en-GB"/>
        </w:rPr>
        <w:fldChar w:fldCharType="end"/>
      </w:r>
      <w:r w:rsidR="002E319B">
        <w:rPr>
          <w:rFonts w:cs="Arial"/>
          <w:szCs w:val="20"/>
          <w:lang w:val="en-GB"/>
        </w:rPr>
        <w:t xml:space="preserve"> and </w:t>
      </w:r>
      <w:r w:rsidR="008172A7">
        <w:rPr>
          <w:rFonts w:cs="Arial"/>
          <w:szCs w:val="20"/>
          <w:lang w:val="en-GB"/>
        </w:rPr>
        <w:fldChar w:fldCharType="begin"/>
      </w:r>
      <w:r w:rsidR="008172A7">
        <w:rPr>
          <w:rFonts w:cs="Arial"/>
          <w:szCs w:val="20"/>
          <w:lang w:val="en-GB"/>
        </w:rPr>
        <w:instrText xml:space="preserve"> REF _Ref100506372 \h </w:instrText>
      </w:r>
      <w:r w:rsidR="008172A7">
        <w:rPr>
          <w:rFonts w:cs="Arial"/>
          <w:szCs w:val="20"/>
          <w:lang w:val="en-GB"/>
        </w:rPr>
      </w:r>
      <w:r w:rsidR="008172A7">
        <w:rPr>
          <w:rFonts w:cs="Arial"/>
          <w:szCs w:val="20"/>
          <w:lang w:val="en-GB"/>
        </w:rPr>
        <w:fldChar w:fldCharType="separate"/>
      </w:r>
      <w:r w:rsidR="008172A7" w:rsidRPr="002E6620">
        <w:rPr>
          <w:lang w:val="en-GB"/>
        </w:rPr>
        <w:t xml:space="preserve">Figure </w:t>
      </w:r>
      <w:r w:rsidR="008172A7" w:rsidRPr="002E6620">
        <w:rPr>
          <w:noProof/>
          <w:lang w:val="en-GB"/>
        </w:rPr>
        <w:t>17</w:t>
      </w:r>
      <w:r w:rsidR="008172A7">
        <w:rPr>
          <w:rFonts w:cs="Arial"/>
          <w:szCs w:val="20"/>
          <w:lang w:val="en-GB"/>
        </w:rPr>
        <w:fldChar w:fldCharType="end"/>
      </w:r>
      <w:r w:rsidR="002E319B">
        <w:rPr>
          <w:rFonts w:cs="Arial"/>
          <w:szCs w:val="20"/>
          <w:lang w:val="en-GB"/>
        </w:rPr>
        <w:t>)</w:t>
      </w:r>
      <w:r w:rsidRPr="000A3E3C">
        <w:rPr>
          <w:rFonts w:cs="Arial"/>
          <w:szCs w:val="20"/>
          <w:lang w:val="en-GB"/>
        </w:rPr>
        <w:t>.</w:t>
      </w:r>
    </w:p>
    <w:p w14:paraId="1E6A422B" w14:textId="3FE6935D" w:rsidR="00806B3A" w:rsidRDefault="00806B3A" w:rsidP="00874E16">
      <w:pPr>
        <w:rPr>
          <w:rFonts w:cs="Arial"/>
          <w:szCs w:val="20"/>
          <w:lang w:val="en-GB"/>
        </w:rPr>
      </w:pPr>
      <w:r>
        <w:rPr>
          <w:rFonts w:cs="Arial"/>
          <w:szCs w:val="20"/>
          <w:lang w:val="en-GB"/>
        </w:rPr>
        <w:t>Based on the available attributes it was possible to create new features, namely the gender</w:t>
      </w:r>
      <w:r w:rsidR="00850FFC">
        <w:rPr>
          <w:rFonts w:cs="Arial"/>
          <w:szCs w:val="20"/>
          <w:lang w:val="en-GB"/>
        </w:rPr>
        <w:t xml:space="preserve"> (</w:t>
      </w:r>
      <w:r w:rsidR="00DC54EE">
        <w:rPr>
          <w:rFonts w:cs="Arial"/>
          <w:szCs w:val="20"/>
          <w:lang w:val="en-GB"/>
        </w:rPr>
        <w:fldChar w:fldCharType="begin"/>
      </w:r>
      <w:r w:rsidR="00DC54EE">
        <w:rPr>
          <w:rFonts w:cs="Arial"/>
          <w:szCs w:val="20"/>
          <w:lang w:val="en-GB"/>
        </w:rPr>
        <w:instrText xml:space="preserve"> REF _Ref100507068 \h </w:instrText>
      </w:r>
      <w:r w:rsidR="00DC54EE">
        <w:rPr>
          <w:rFonts w:cs="Arial"/>
          <w:szCs w:val="20"/>
          <w:lang w:val="en-GB"/>
        </w:rPr>
      </w:r>
      <w:r w:rsidR="00DC54EE">
        <w:rPr>
          <w:rFonts w:cs="Arial"/>
          <w:szCs w:val="20"/>
          <w:lang w:val="en-GB"/>
        </w:rPr>
        <w:fldChar w:fldCharType="separate"/>
      </w:r>
      <w:r w:rsidR="00DC54EE" w:rsidRPr="00FF29B9">
        <w:rPr>
          <w:lang w:val="en-GB"/>
        </w:rPr>
        <w:t xml:space="preserve">Figure </w:t>
      </w:r>
      <w:r w:rsidR="00DC54EE">
        <w:rPr>
          <w:noProof/>
          <w:lang w:val="en-GB"/>
        </w:rPr>
        <w:t>18</w:t>
      </w:r>
      <w:r w:rsidR="00DC54EE">
        <w:rPr>
          <w:rFonts w:cs="Arial"/>
          <w:szCs w:val="20"/>
          <w:lang w:val="en-GB"/>
        </w:rPr>
        <w:fldChar w:fldCharType="end"/>
      </w:r>
      <w:r w:rsidR="00850FFC">
        <w:rPr>
          <w:rFonts w:cs="Arial"/>
          <w:szCs w:val="20"/>
          <w:lang w:val="en-GB"/>
        </w:rPr>
        <w:t xml:space="preserve">), </w:t>
      </w:r>
      <w:r w:rsidR="002E121D">
        <w:rPr>
          <w:rFonts w:cs="Arial"/>
          <w:szCs w:val="20"/>
          <w:lang w:val="en-GB"/>
        </w:rPr>
        <w:t>based on the prefixes ‘Mr’ and ‘Ms’ on the variable ‘Name’</w:t>
      </w:r>
      <w:r w:rsidR="00850FFC">
        <w:rPr>
          <w:rFonts w:cs="Arial"/>
          <w:szCs w:val="20"/>
          <w:lang w:val="en-GB"/>
        </w:rPr>
        <w:t>;</w:t>
      </w:r>
      <w:r>
        <w:rPr>
          <w:rFonts w:cs="Arial"/>
          <w:szCs w:val="20"/>
          <w:lang w:val="en-GB"/>
        </w:rPr>
        <w:t xml:space="preserve"> age</w:t>
      </w:r>
      <w:r w:rsidR="00850FFC">
        <w:rPr>
          <w:rFonts w:cs="Arial"/>
          <w:szCs w:val="20"/>
          <w:lang w:val="en-GB"/>
        </w:rPr>
        <w:t xml:space="preserve"> (</w:t>
      </w:r>
      <w:r w:rsidR="00DC54EE">
        <w:rPr>
          <w:rFonts w:cs="Arial"/>
          <w:szCs w:val="20"/>
          <w:lang w:val="en-GB"/>
        </w:rPr>
        <w:fldChar w:fldCharType="begin"/>
      </w:r>
      <w:r w:rsidR="00DC54EE">
        <w:rPr>
          <w:rFonts w:cs="Arial"/>
          <w:szCs w:val="20"/>
          <w:lang w:val="en-GB"/>
        </w:rPr>
        <w:instrText xml:space="preserve"> REF _Ref100507081 \h </w:instrText>
      </w:r>
      <w:r w:rsidR="00DC54EE">
        <w:rPr>
          <w:rFonts w:cs="Arial"/>
          <w:szCs w:val="20"/>
          <w:lang w:val="en-GB"/>
        </w:rPr>
      </w:r>
      <w:r w:rsidR="00DC54EE">
        <w:rPr>
          <w:rFonts w:cs="Arial"/>
          <w:szCs w:val="20"/>
          <w:lang w:val="en-GB"/>
        </w:rPr>
        <w:fldChar w:fldCharType="separate"/>
      </w:r>
      <w:r w:rsidR="00DC54EE" w:rsidRPr="00FF29B9">
        <w:rPr>
          <w:lang w:val="en-GB"/>
        </w:rPr>
        <w:t xml:space="preserve">Figure </w:t>
      </w:r>
      <w:r w:rsidR="00DC54EE">
        <w:rPr>
          <w:noProof/>
          <w:lang w:val="en-GB"/>
        </w:rPr>
        <w:t>19</w:t>
      </w:r>
      <w:r w:rsidR="00DC54EE">
        <w:rPr>
          <w:rFonts w:cs="Arial"/>
          <w:szCs w:val="20"/>
          <w:lang w:val="en-GB"/>
        </w:rPr>
        <w:fldChar w:fldCharType="end"/>
      </w:r>
      <w:r w:rsidR="00850FFC">
        <w:rPr>
          <w:rFonts w:cs="Arial"/>
          <w:szCs w:val="20"/>
          <w:lang w:val="en-GB"/>
        </w:rPr>
        <w:t xml:space="preserve">), calculated from </w:t>
      </w:r>
      <w:r w:rsidR="002E121D">
        <w:rPr>
          <w:rFonts w:cs="Arial"/>
          <w:szCs w:val="20"/>
          <w:lang w:val="en-GB"/>
        </w:rPr>
        <w:t xml:space="preserve">difference </w:t>
      </w:r>
      <w:r w:rsidR="00850FFC">
        <w:rPr>
          <w:rFonts w:cs="Arial"/>
          <w:szCs w:val="20"/>
          <w:lang w:val="en-GB"/>
        </w:rPr>
        <w:t xml:space="preserve">of </w:t>
      </w:r>
      <w:r w:rsidR="002E121D">
        <w:rPr>
          <w:rFonts w:cs="Arial"/>
          <w:szCs w:val="20"/>
          <w:lang w:val="en-GB"/>
        </w:rPr>
        <w:t>the current year and the year of birth</w:t>
      </w:r>
      <w:r w:rsidR="00850FFC">
        <w:rPr>
          <w:rFonts w:cs="Arial"/>
          <w:szCs w:val="20"/>
          <w:lang w:val="en-GB"/>
        </w:rPr>
        <w:t xml:space="preserve"> (</w:t>
      </w:r>
      <w:r w:rsidR="00DC54EE">
        <w:rPr>
          <w:rFonts w:cs="Arial"/>
          <w:szCs w:val="20"/>
          <w:lang w:val="en-GB"/>
        </w:rPr>
        <w:fldChar w:fldCharType="begin"/>
      </w:r>
      <w:r w:rsidR="00DC54EE">
        <w:rPr>
          <w:rFonts w:cs="Arial"/>
          <w:szCs w:val="20"/>
          <w:lang w:val="en-GB"/>
        </w:rPr>
        <w:instrText xml:space="preserve"> REF _Ref100507090 \h </w:instrText>
      </w:r>
      <w:r w:rsidR="00DC54EE">
        <w:rPr>
          <w:rFonts w:cs="Arial"/>
          <w:szCs w:val="20"/>
          <w:lang w:val="en-GB"/>
        </w:rPr>
      </w:r>
      <w:r w:rsidR="00DC54EE">
        <w:rPr>
          <w:rFonts w:cs="Arial"/>
          <w:szCs w:val="20"/>
          <w:lang w:val="en-GB"/>
        </w:rPr>
        <w:fldChar w:fldCharType="separate"/>
      </w:r>
      <w:r w:rsidR="00DC54EE" w:rsidRPr="00FF29B9">
        <w:rPr>
          <w:lang w:val="en-GB"/>
        </w:rPr>
        <w:t xml:space="preserve">Figure </w:t>
      </w:r>
      <w:r w:rsidR="00DC54EE" w:rsidRPr="00FF29B9">
        <w:rPr>
          <w:noProof/>
          <w:lang w:val="en-GB"/>
        </w:rPr>
        <w:t>20</w:t>
      </w:r>
      <w:r w:rsidR="00DC54EE">
        <w:rPr>
          <w:rFonts w:cs="Arial"/>
          <w:szCs w:val="20"/>
          <w:lang w:val="en-GB"/>
        </w:rPr>
        <w:fldChar w:fldCharType="end"/>
      </w:r>
      <w:r w:rsidR="00850FFC">
        <w:rPr>
          <w:rFonts w:cs="Arial"/>
          <w:szCs w:val="20"/>
          <w:lang w:val="en-GB"/>
        </w:rPr>
        <w:t>);</w:t>
      </w:r>
      <w:r w:rsidR="002E121D">
        <w:rPr>
          <w:rFonts w:cs="Arial"/>
          <w:szCs w:val="20"/>
          <w:lang w:val="en-GB"/>
        </w:rPr>
        <w:t xml:space="preserve"> </w:t>
      </w:r>
      <w:r>
        <w:rPr>
          <w:rFonts w:cs="Arial"/>
          <w:szCs w:val="20"/>
          <w:lang w:val="en-GB"/>
        </w:rPr>
        <w:t>and average overall satisfaction</w:t>
      </w:r>
      <w:r w:rsidR="002E121D">
        <w:rPr>
          <w:rFonts w:cs="Arial"/>
          <w:szCs w:val="20"/>
          <w:lang w:val="en-GB"/>
        </w:rPr>
        <w:t xml:space="preserve"> (average satisfaction level from the different services)</w:t>
      </w:r>
      <w:r>
        <w:rPr>
          <w:rFonts w:cs="Arial"/>
          <w:szCs w:val="20"/>
          <w:lang w:val="en-GB"/>
        </w:rPr>
        <w:t>.</w:t>
      </w:r>
    </w:p>
    <w:p w14:paraId="2AF96D2D" w14:textId="11164192" w:rsidR="00C60BF7" w:rsidRDefault="002D24DB" w:rsidP="00874E16">
      <w:pPr>
        <w:rPr>
          <w:ins w:id="207" w:author="Mariana Gil" w:date="2022-04-15T18:17:00Z"/>
          <w:rFonts w:cs="Arial"/>
          <w:szCs w:val="20"/>
          <w:lang w:val="en-GB"/>
        </w:rPr>
      </w:pPr>
      <w:r>
        <w:rPr>
          <w:rFonts w:cs="Arial"/>
          <w:szCs w:val="20"/>
          <w:lang w:val="en-GB"/>
        </w:rPr>
        <w:t>Finally, based on a heatmap figure (</w:t>
      </w:r>
      <w:r w:rsidR="00153E7C">
        <w:rPr>
          <w:rFonts w:cs="Arial"/>
          <w:szCs w:val="20"/>
          <w:lang w:val="en-GB"/>
        </w:rPr>
        <w:fldChar w:fldCharType="begin"/>
      </w:r>
      <w:r w:rsidR="00153E7C">
        <w:rPr>
          <w:rFonts w:cs="Arial"/>
          <w:szCs w:val="20"/>
          <w:lang w:val="en-GB"/>
        </w:rPr>
        <w:instrText xml:space="preserve"> REF _Ref100507336 \h </w:instrText>
      </w:r>
      <w:r w:rsidR="00153E7C">
        <w:rPr>
          <w:rFonts w:cs="Arial"/>
          <w:szCs w:val="20"/>
          <w:lang w:val="en-GB"/>
        </w:rPr>
      </w:r>
      <w:r w:rsidR="00153E7C">
        <w:rPr>
          <w:rFonts w:cs="Arial"/>
          <w:szCs w:val="20"/>
          <w:lang w:val="en-GB"/>
        </w:rPr>
        <w:fldChar w:fldCharType="separate"/>
      </w:r>
      <w:r w:rsidR="00153E7C" w:rsidRPr="00153E7C">
        <w:rPr>
          <w:lang w:val="en-GB"/>
        </w:rPr>
        <w:t xml:space="preserve">Figure </w:t>
      </w:r>
      <w:r w:rsidR="00153E7C" w:rsidRPr="00153E7C">
        <w:rPr>
          <w:noProof/>
          <w:lang w:val="en-GB"/>
        </w:rPr>
        <w:t>21</w:t>
      </w:r>
      <w:r w:rsidR="00153E7C">
        <w:rPr>
          <w:rFonts w:cs="Arial"/>
          <w:szCs w:val="20"/>
          <w:lang w:val="en-GB"/>
        </w:rPr>
        <w:fldChar w:fldCharType="end"/>
      </w:r>
      <w:r>
        <w:rPr>
          <w:rFonts w:cs="Arial"/>
          <w:szCs w:val="20"/>
          <w:lang w:val="en-GB"/>
        </w:rPr>
        <w:t>), the team was able to identify which features were more correlated with one another.</w:t>
      </w:r>
      <w:r w:rsidR="00153E7C">
        <w:rPr>
          <w:rFonts w:cs="Arial"/>
          <w:szCs w:val="20"/>
          <w:lang w:val="en-GB"/>
        </w:rPr>
        <w:t xml:space="preserve"> The result was as follows: </w:t>
      </w:r>
      <w:r w:rsidR="00153E7C" w:rsidRPr="000A3E3C">
        <w:rPr>
          <w:rFonts w:cs="Arial"/>
          <w:szCs w:val="20"/>
          <w:lang w:val="en-GB"/>
        </w:rPr>
        <w:t>“Comfort” with “</w:t>
      </w:r>
      <w:proofErr w:type="spellStart"/>
      <w:r w:rsidR="00153E7C" w:rsidRPr="000A3E3C">
        <w:rPr>
          <w:rFonts w:cs="Arial"/>
          <w:szCs w:val="20"/>
          <w:lang w:val="en-GB"/>
        </w:rPr>
        <w:t>FoodDrink</w:t>
      </w:r>
      <w:proofErr w:type="spellEnd"/>
      <w:r w:rsidR="00153E7C" w:rsidRPr="000A3E3C">
        <w:rPr>
          <w:rFonts w:cs="Arial"/>
          <w:szCs w:val="20"/>
          <w:lang w:val="en-GB"/>
        </w:rPr>
        <w:t>” (0.7); “</w:t>
      </w:r>
      <w:proofErr w:type="spellStart"/>
      <w:r w:rsidR="00153E7C" w:rsidRPr="000A3E3C">
        <w:rPr>
          <w:rFonts w:cs="Arial"/>
          <w:szCs w:val="20"/>
          <w:lang w:val="en-GB"/>
        </w:rPr>
        <w:t>ReceptionSchedule</w:t>
      </w:r>
      <w:proofErr w:type="spellEnd"/>
      <w:r w:rsidR="00153E7C" w:rsidRPr="000A3E3C">
        <w:rPr>
          <w:rFonts w:cs="Arial"/>
          <w:szCs w:val="20"/>
          <w:lang w:val="en-GB"/>
        </w:rPr>
        <w:t xml:space="preserve">” with “Location” (0.6); “Wifi” with </w:t>
      </w:r>
      <w:r w:rsidR="00153E7C" w:rsidRPr="000A3E3C">
        <w:rPr>
          <w:rFonts w:cs="Arial"/>
          <w:szCs w:val="20"/>
          <w:lang w:val="en-GB"/>
        </w:rPr>
        <w:lastRenderedPageBreak/>
        <w:t>“</w:t>
      </w:r>
      <w:proofErr w:type="spellStart"/>
      <w:r w:rsidR="00153E7C" w:rsidRPr="000A3E3C">
        <w:rPr>
          <w:rFonts w:cs="Arial"/>
          <w:szCs w:val="20"/>
          <w:lang w:val="en-GB"/>
        </w:rPr>
        <w:t>OnlineBooking</w:t>
      </w:r>
      <w:proofErr w:type="spellEnd"/>
      <w:r w:rsidR="00153E7C" w:rsidRPr="000A3E3C">
        <w:rPr>
          <w:rFonts w:cs="Arial"/>
          <w:szCs w:val="20"/>
          <w:lang w:val="en-GB"/>
        </w:rPr>
        <w:t>” and “</w:t>
      </w:r>
      <w:proofErr w:type="spellStart"/>
      <w:r w:rsidR="00153E7C" w:rsidRPr="000A3E3C">
        <w:rPr>
          <w:rFonts w:cs="Arial"/>
          <w:szCs w:val="20"/>
          <w:lang w:val="en-GB"/>
        </w:rPr>
        <w:t>BarService</w:t>
      </w:r>
      <w:proofErr w:type="spellEnd"/>
      <w:r w:rsidR="00153E7C" w:rsidRPr="000A3E3C">
        <w:rPr>
          <w:rFonts w:cs="Arial"/>
          <w:szCs w:val="20"/>
          <w:lang w:val="en-GB"/>
        </w:rPr>
        <w:t>” (0.6); “Staff” with “</w:t>
      </w:r>
      <w:proofErr w:type="spellStart"/>
      <w:r w:rsidR="00153E7C" w:rsidRPr="000A3E3C">
        <w:rPr>
          <w:rFonts w:cs="Arial"/>
          <w:szCs w:val="20"/>
          <w:lang w:val="en-GB"/>
        </w:rPr>
        <w:t>BarService</w:t>
      </w:r>
      <w:proofErr w:type="spellEnd"/>
      <w:r w:rsidR="00153E7C" w:rsidRPr="000A3E3C">
        <w:rPr>
          <w:rFonts w:cs="Arial"/>
          <w:szCs w:val="20"/>
          <w:lang w:val="en-GB"/>
        </w:rPr>
        <w:t>” (0.7) and “</w:t>
      </w:r>
      <w:proofErr w:type="spellStart"/>
      <w:r w:rsidR="00153E7C" w:rsidRPr="000A3E3C">
        <w:rPr>
          <w:rFonts w:cs="Arial"/>
          <w:szCs w:val="20"/>
          <w:lang w:val="en-GB"/>
        </w:rPr>
        <w:t>OnlineBooking</w:t>
      </w:r>
      <w:proofErr w:type="spellEnd"/>
      <w:r w:rsidR="00153E7C" w:rsidRPr="000A3E3C">
        <w:rPr>
          <w:rFonts w:cs="Arial"/>
          <w:szCs w:val="20"/>
          <w:lang w:val="en-GB"/>
        </w:rPr>
        <w:t>” (0.6); “</w:t>
      </w:r>
      <w:proofErr w:type="spellStart"/>
      <w:r w:rsidR="00153E7C" w:rsidRPr="000A3E3C">
        <w:rPr>
          <w:rFonts w:cs="Arial"/>
          <w:szCs w:val="20"/>
          <w:lang w:val="en-GB"/>
        </w:rPr>
        <w:t>OnlineBooking</w:t>
      </w:r>
      <w:proofErr w:type="spellEnd"/>
      <w:r w:rsidR="00153E7C" w:rsidRPr="000A3E3C">
        <w:rPr>
          <w:rFonts w:cs="Arial"/>
          <w:szCs w:val="20"/>
          <w:lang w:val="en-GB"/>
        </w:rPr>
        <w:t>” with “</w:t>
      </w:r>
      <w:proofErr w:type="spellStart"/>
      <w:r w:rsidR="00153E7C" w:rsidRPr="000A3E3C">
        <w:rPr>
          <w:rFonts w:cs="Arial"/>
          <w:szCs w:val="20"/>
          <w:lang w:val="en-GB"/>
        </w:rPr>
        <w:t>BarService</w:t>
      </w:r>
      <w:proofErr w:type="spellEnd"/>
      <w:r w:rsidR="00153E7C" w:rsidRPr="000A3E3C">
        <w:rPr>
          <w:rFonts w:cs="Arial"/>
          <w:szCs w:val="20"/>
          <w:lang w:val="en-GB"/>
        </w:rPr>
        <w:t>” (0.7); “</w:t>
      </w:r>
      <w:proofErr w:type="spellStart"/>
      <w:r w:rsidR="00153E7C" w:rsidRPr="000A3E3C">
        <w:rPr>
          <w:rFonts w:cs="Arial"/>
          <w:szCs w:val="20"/>
          <w:lang w:val="en-GB"/>
        </w:rPr>
        <w:t>PriceQuality</w:t>
      </w:r>
      <w:proofErr w:type="spellEnd"/>
      <w:r w:rsidR="00153E7C" w:rsidRPr="000A3E3C">
        <w:rPr>
          <w:rFonts w:cs="Arial"/>
          <w:szCs w:val="20"/>
          <w:lang w:val="en-GB"/>
        </w:rPr>
        <w:t>” with “Cleanliness” (0.6) and “</w:t>
      </w:r>
      <w:proofErr w:type="spellStart"/>
      <w:r w:rsidR="00153E7C" w:rsidRPr="000A3E3C">
        <w:rPr>
          <w:rFonts w:cs="Arial"/>
          <w:szCs w:val="20"/>
          <w:lang w:val="en-GB"/>
        </w:rPr>
        <w:t>CheckOut</w:t>
      </w:r>
      <w:proofErr w:type="spellEnd"/>
      <w:r w:rsidR="00153E7C" w:rsidRPr="000A3E3C">
        <w:rPr>
          <w:rFonts w:cs="Arial"/>
          <w:szCs w:val="20"/>
          <w:lang w:val="en-GB"/>
        </w:rPr>
        <w:t>” with “Cleanliness” (0.6).</w:t>
      </w:r>
      <w:r w:rsidR="002A76A6">
        <w:rPr>
          <w:rFonts w:cs="Arial"/>
          <w:szCs w:val="20"/>
          <w:lang w:val="en-GB"/>
        </w:rPr>
        <w:t xml:space="preserve"> </w:t>
      </w:r>
      <w:del w:id="208" w:author="Mariana Gil" w:date="2022-04-15T18:19:00Z">
        <w:r w:rsidR="002A76A6" w:rsidDel="00750DE8">
          <w:rPr>
            <w:rFonts w:cs="Arial"/>
            <w:szCs w:val="20"/>
            <w:lang w:val="en-GB"/>
          </w:rPr>
          <w:delText xml:space="preserve">To delineate this question, the team compound the 14 features evaluated and calculate the corresponding average satisfaction, per client. </w:delText>
        </w:r>
      </w:del>
      <w:r w:rsidR="00C60BF7">
        <w:rPr>
          <w:rFonts w:cs="Arial"/>
          <w:szCs w:val="20"/>
          <w:lang w:val="en-GB"/>
        </w:rPr>
        <w:t>Even though c</w:t>
      </w:r>
      <w:r w:rsidR="00C60BF7" w:rsidRPr="00C60BF7">
        <w:rPr>
          <w:rFonts w:cs="Arial"/>
          <w:szCs w:val="20"/>
          <w:lang w:val="en-GB"/>
        </w:rPr>
        <w:t>lustering doesn't rely on linear assumptions, and so collinearity wouldn't cause issues</w:t>
      </w:r>
      <w:r w:rsidR="00C60BF7">
        <w:rPr>
          <w:rFonts w:cs="Arial"/>
          <w:szCs w:val="20"/>
          <w:lang w:val="en-GB"/>
        </w:rPr>
        <w:t>, the clustering algorithms do not present great values considering many features. As a result, the team proceeded to leverage the correlated variables via PCA</w:t>
      </w:r>
      <w:r w:rsidR="00F6622C">
        <w:rPr>
          <w:rFonts w:cs="Arial"/>
          <w:szCs w:val="20"/>
          <w:lang w:val="en-GB"/>
        </w:rPr>
        <w:t xml:space="preserve"> (</w:t>
      </w:r>
      <w:r w:rsidR="00DB5894">
        <w:rPr>
          <w:rFonts w:cs="Arial"/>
          <w:szCs w:val="20"/>
          <w:lang w:val="en-GB"/>
        </w:rPr>
        <w:fldChar w:fldCharType="begin"/>
      </w:r>
      <w:r w:rsidR="00DB5894">
        <w:rPr>
          <w:rFonts w:cs="Arial"/>
          <w:szCs w:val="20"/>
          <w:lang w:val="en-GB"/>
        </w:rPr>
        <w:instrText xml:space="preserve"> REF _Ref100514696 \h </w:instrText>
      </w:r>
      <w:r w:rsidR="00DB5894">
        <w:rPr>
          <w:rFonts w:cs="Arial"/>
          <w:szCs w:val="20"/>
          <w:lang w:val="en-GB"/>
        </w:rPr>
      </w:r>
      <w:r w:rsidR="00DB5894">
        <w:rPr>
          <w:rFonts w:cs="Arial"/>
          <w:szCs w:val="20"/>
          <w:lang w:val="en-GB"/>
        </w:rPr>
        <w:fldChar w:fldCharType="separate"/>
      </w:r>
      <w:r w:rsidR="00DB5894" w:rsidRPr="0065374D">
        <w:rPr>
          <w:lang w:val="en-GB"/>
        </w:rPr>
        <w:t xml:space="preserve">Methodology </w:t>
      </w:r>
      <w:r w:rsidR="00DB5894" w:rsidRPr="0065374D">
        <w:rPr>
          <w:noProof/>
          <w:lang w:val="en-GB"/>
        </w:rPr>
        <w:t>2</w:t>
      </w:r>
      <w:r w:rsidR="00DB5894">
        <w:rPr>
          <w:rFonts w:cs="Arial"/>
          <w:szCs w:val="20"/>
          <w:lang w:val="en-GB"/>
        </w:rPr>
        <w:fldChar w:fldCharType="end"/>
      </w:r>
      <w:r w:rsidR="00F6622C">
        <w:rPr>
          <w:rFonts w:cs="Arial"/>
          <w:szCs w:val="20"/>
          <w:lang w:val="en-GB"/>
        </w:rPr>
        <w:t>)</w:t>
      </w:r>
      <w:r w:rsidR="00C60BF7">
        <w:rPr>
          <w:rFonts w:cs="Arial"/>
          <w:szCs w:val="20"/>
          <w:lang w:val="en-GB"/>
        </w:rPr>
        <w:t xml:space="preserve"> for effects of dimensionality </w:t>
      </w:r>
      <w:r w:rsidR="00396836">
        <w:rPr>
          <w:rFonts w:cs="Arial"/>
          <w:szCs w:val="20"/>
          <w:lang w:val="en-GB"/>
        </w:rPr>
        <w:t xml:space="preserve">reduction </w:t>
      </w:r>
      <w:r w:rsidR="00901AAC">
        <w:rPr>
          <w:rFonts w:cs="Arial"/>
          <w:szCs w:val="20"/>
          <w:lang w:val="en-GB"/>
        </w:rPr>
        <w:t>–</w:t>
      </w:r>
      <w:r w:rsidR="000D0840">
        <w:rPr>
          <w:rFonts w:cs="Arial"/>
          <w:szCs w:val="20"/>
          <w:lang w:val="en-GB"/>
        </w:rPr>
        <w:t xml:space="preserve"> </w:t>
      </w:r>
      <w:r w:rsidR="00901AAC">
        <w:rPr>
          <w:rFonts w:cs="Arial"/>
          <w:szCs w:val="20"/>
          <w:lang w:val="en-GB"/>
        </w:rPr>
        <w:t>it was defined</w:t>
      </w:r>
      <w:r w:rsidR="000D0840">
        <w:rPr>
          <w:rFonts w:cs="Arial"/>
          <w:szCs w:val="20"/>
          <w:lang w:val="en-GB"/>
        </w:rPr>
        <w:t xml:space="preserve"> a </w:t>
      </w:r>
      <w:r w:rsidR="00901AAC">
        <w:rPr>
          <w:rFonts w:cs="Arial"/>
          <w:szCs w:val="20"/>
          <w:lang w:val="en-GB"/>
        </w:rPr>
        <w:t>70</w:t>
      </w:r>
      <w:r w:rsidR="000D0840">
        <w:rPr>
          <w:rFonts w:cs="Arial"/>
          <w:szCs w:val="20"/>
          <w:lang w:val="en-GB"/>
        </w:rPr>
        <w:t xml:space="preserve">% threshold </w:t>
      </w:r>
      <w:r w:rsidR="00396836">
        <w:rPr>
          <w:rFonts w:cs="Arial"/>
          <w:szCs w:val="20"/>
          <w:lang w:val="en-GB"/>
        </w:rPr>
        <w:t>for the data variance explained</w:t>
      </w:r>
      <w:r w:rsidR="00901AAC">
        <w:rPr>
          <w:rFonts w:cs="Arial"/>
          <w:szCs w:val="20"/>
          <w:lang w:val="en-GB"/>
        </w:rPr>
        <w:t xml:space="preserve"> or until the number of PCAs </w:t>
      </w:r>
      <w:r w:rsidR="009E48A8">
        <w:rPr>
          <w:rFonts w:cs="Arial"/>
          <w:szCs w:val="20"/>
          <w:lang w:val="en-GB"/>
        </w:rPr>
        <w:t>was</w:t>
      </w:r>
      <w:r w:rsidR="00901AAC">
        <w:rPr>
          <w:rFonts w:cs="Arial"/>
          <w:szCs w:val="20"/>
          <w:lang w:val="en-GB"/>
        </w:rPr>
        <w:t xml:space="preserve"> reasonable -</w:t>
      </w:r>
      <w:r w:rsidR="00896FDD">
        <w:rPr>
          <w:rFonts w:cs="Arial"/>
          <w:szCs w:val="20"/>
          <w:lang w:val="en-GB"/>
        </w:rPr>
        <w:t xml:space="preserve"> for the choosing of the component number</w:t>
      </w:r>
      <w:r w:rsidR="00396836">
        <w:rPr>
          <w:rFonts w:cs="Arial"/>
          <w:szCs w:val="20"/>
          <w:lang w:val="en-GB"/>
        </w:rPr>
        <w:t xml:space="preserve">. </w:t>
      </w:r>
      <w:r w:rsidR="00707399">
        <w:rPr>
          <w:rFonts w:cs="Arial"/>
          <w:szCs w:val="20"/>
          <w:lang w:val="en-GB"/>
        </w:rPr>
        <w:t xml:space="preserve">As </w:t>
      </w:r>
      <w:r w:rsidR="00707399">
        <w:rPr>
          <w:rFonts w:cs="Arial"/>
          <w:szCs w:val="20"/>
          <w:lang w:val="en-GB"/>
        </w:rPr>
        <w:fldChar w:fldCharType="begin"/>
      </w:r>
      <w:r w:rsidR="00707399">
        <w:rPr>
          <w:rFonts w:cs="Arial"/>
          <w:szCs w:val="20"/>
          <w:lang w:val="en-GB"/>
        </w:rPr>
        <w:instrText xml:space="preserve"> REF _Ref100515044 \h </w:instrText>
      </w:r>
      <w:r w:rsidR="00707399">
        <w:rPr>
          <w:rFonts w:cs="Arial"/>
          <w:szCs w:val="20"/>
          <w:lang w:val="en-GB"/>
        </w:rPr>
      </w:r>
      <w:r w:rsidR="00707399">
        <w:rPr>
          <w:rFonts w:cs="Arial"/>
          <w:szCs w:val="20"/>
          <w:lang w:val="en-GB"/>
        </w:rPr>
        <w:fldChar w:fldCharType="separate"/>
      </w:r>
      <w:r w:rsidR="00707399" w:rsidRPr="000D0840">
        <w:rPr>
          <w:lang w:val="en-GB"/>
        </w:rPr>
        <w:t xml:space="preserve">Figure </w:t>
      </w:r>
      <w:r w:rsidR="00707399" w:rsidRPr="000D0840">
        <w:rPr>
          <w:noProof/>
          <w:lang w:val="en-GB"/>
        </w:rPr>
        <w:t>22</w:t>
      </w:r>
      <w:r w:rsidR="00707399">
        <w:rPr>
          <w:rFonts w:cs="Arial"/>
          <w:szCs w:val="20"/>
          <w:lang w:val="en-GB"/>
        </w:rPr>
        <w:fldChar w:fldCharType="end"/>
      </w:r>
      <w:r w:rsidR="00707399">
        <w:rPr>
          <w:rFonts w:cs="Arial"/>
          <w:szCs w:val="20"/>
          <w:lang w:val="en-GB"/>
        </w:rPr>
        <w:t xml:space="preserve"> illustrates</w:t>
      </w:r>
      <w:r w:rsidR="000D0840">
        <w:rPr>
          <w:rFonts w:cs="Arial"/>
          <w:szCs w:val="20"/>
          <w:lang w:val="en-GB"/>
        </w:rPr>
        <w:t xml:space="preserve">, </w:t>
      </w:r>
      <w:commentRangeStart w:id="209"/>
      <w:r w:rsidR="009E48A8">
        <w:rPr>
          <w:rFonts w:cs="Arial"/>
          <w:szCs w:val="20"/>
          <w:lang w:val="en-GB"/>
        </w:rPr>
        <w:t>the outcome did have any business meaning</w:t>
      </w:r>
      <w:commentRangeEnd w:id="209"/>
      <w:r w:rsidR="006F0CBF">
        <w:rPr>
          <w:rStyle w:val="CommentReference"/>
        </w:rPr>
        <w:commentReference w:id="209"/>
      </w:r>
      <w:r w:rsidR="009E48A8">
        <w:rPr>
          <w:rFonts w:cs="Arial"/>
          <w:szCs w:val="20"/>
          <w:lang w:val="en-GB"/>
        </w:rPr>
        <w:t>, so the team proceeded to unite the variables based on their correlation and meaning</w:t>
      </w:r>
      <w:ins w:id="210" w:author="Mariana Gil" w:date="2022-04-15T18:20:00Z">
        <w:r w:rsidR="001360DE">
          <w:rPr>
            <w:rFonts w:cs="Arial"/>
            <w:szCs w:val="20"/>
            <w:lang w:val="en-GB"/>
          </w:rPr>
          <w:t xml:space="preserve"> (type of service)</w:t>
        </w:r>
      </w:ins>
      <w:r w:rsidR="009E48A8">
        <w:rPr>
          <w:rFonts w:cs="Arial"/>
          <w:szCs w:val="20"/>
          <w:lang w:val="en-GB"/>
        </w:rPr>
        <w:t>.</w:t>
      </w:r>
      <w:ins w:id="211" w:author="Mariana Gil" w:date="2022-04-15T18:20:00Z">
        <w:r w:rsidR="001360DE">
          <w:rPr>
            <w:rFonts w:cs="Arial"/>
            <w:szCs w:val="20"/>
            <w:lang w:val="en-GB"/>
          </w:rPr>
          <w:t xml:space="preserve"> Namely</w:t>
        </w:r>
      </w:ins>
      <w:ins w:id="212" w:author="Mariana Gil" w:date="2022-04-15T18:23:00Z">
        <w:r w:rsidR="00823ABA">
          <w:rPr>
            <w:rFonts w:cs="Arial"/>
            <w:szCs w:val="20"/>
            <w:lang w:val="en-GB"/>
          </w:rPr>
          <w:t xml:space="preserve">, the team created the following variables, which combine the average satisfaction level from their respective </w:t>
        </w:r>
      </w:ins>
      <w:ins w:id="213" w:author="Mariana Gil" w:date="2022-04-15T18:24:00Z">
        <w:r w:rsidR="00823ABA">
          <w:rPr>
            <w:rFonts w:cs="Arial"/>
            <w:szCs w:val="20"/>
            <w:lang w:val="en-GB"/>
          </w:rPr>
          <w:t>services</w:t>
        </w:r>
      </w:ins>
      <w:ins w:id="214" w:author="Mariana Gil" w:date="2022-04-15T18:20:00Z">
        <w:r w:rsidR="001360DE">
          <w:rPr>
            <w:rFonts w:cs="Arial"/>
            <w:szCs w:val="20"/>
            <w:lang w:val="en-GB"/>
          </w:rPr>
          <w:t>: (</w:t>
        </w:r>
        <w:proofErr w:type="spellStart"/>
        <w:r w:rsidR="001360DE">
          <w:rPr>
            <w:rFonts w:cs="Arial"/>
            <w:szCs w:val="20"/>
            <w:lang w:val="en-GB"/>
          </w:rPr>
          <w:t>i</w:t>
        </w:r>
        <w:proofErr w:type="spellEnd"/>
        <w:r w:rsidR="001360DE">
          <w:rPr>
            <w:rFonts w:cs="Arial"/>
            <w:szCs w:val="20"/>
            <w:lang w:val="en-GB"/>
          </w:rPr>
          <w:t xml:space="preserve">) </w:t>
        </w:r>
      </w:ins>
      <w:ins w:id="215" w:author="Mariana Gil" w:date="2022-04-15T18:21:00Z">
        <w:r w:rsidR="001360DE">
          <w:rPr>
            <w:rFonts w:cs="Arial"/>
            <w:szCs w:val="20"/>
            <w:lang w:val="en-GB"/>
          </w:rPr>
          <w:t>Accommodation (</w:t>
        </w:r>
      </w:ins>
      <w:ins w:id="216" w:author="Mariana Gil" w:date="2022-04-15T18:24:00Z">
        <w:r w:rsidR="00823ABA">
          <w:rPr>
            <w:rFonts w:cs="Arial"/>
            <w:szCs w:val="20"/>
            <w:lang w:val="en-GB"/>
          </w:rPr>
          <w:t>c</w:t>
        </w:r>
      </w:ins>
      <w:ins w:id="217" w:author="Mariana Gil" w:date="2022-04-15T18:20:00Z">
        <w:r w:rsidR="001360DE">
          <w:rPr>
            <w:rFonts w:cs="Arial"/>
            <w:szCs w:val="20"/>
            <w:lang w:val="en-GB"/>
          </w:rPr>
          <w:t xml:space="preserve">omfort, </w:t>
        </w:r>
      </w:ins>
      <w:ins w:id="218" w:author="Mariana Gil" w:date="2022-04-15T18:24:00Z">
        <w:r w:rsidR="00823ABA">
          <w:rPr>
            <w:rFonts w:cs="Arial"/>
            <w:szCs w:val="20"/>
            <w:lang w:val="en-GB"/>
          </w:rPr>
          <w:t>a</w:t>
        </w:r>
      </w:ins>
      <w:ins w:id="219" w:author="Mariana Gil" w:date="2022-04-15T18:20:00Z">
        <w:r w:rsidR="001360DE">
          <w:rPr>
            <w:rFonts w:cs="Arial"/>
            <w:szCs w:val="20"/>
            <w:lang w:val="en-GB"/>
          </w:rPr>
          <w:t xml:space="preserve">menities, </w:t>
        </w:r>
      </w:ins>
      <w:ins w:id="220" w:author="Mariana Gil" w:date="2022-04-15T18:24:00Z">
        <w:r w:rsidR="00823ABA">
          <w:rPr>
            <w:rFonts w:cs="Arial"/>
            <w:szCs w:val="20"/>
            <w:lang w:val="en-GB"/>
          </w:rPr>
          <w:t>r</w:t>
        </w:r>
      </w:ins>
      <w:ins w:id="221" w:author="Mariana Gil" w:date="2022-04-15T18:20:00Z">
        <w:r w:rsidR="001360DE">
          <w:rPr>
            <w:rFonts w:cs="Arial"/>
            <w:szCs w:val="20"/>
            <w:lang w:val="en-GB"/>
          </w:rPr>
          <w:t>oom</w:t>
        </w:r>
      </w:ins>
      <w:ins w:id="222" w:author="Mariana Gil" w:date="2022-04-15T18:24:00Z">
        <w:r w:rsidR="00823ABA">
          <w:rPr>
            <w:rFonts w:cs="Arial"/>
            <w:szCs w:val="20"/>
            <w:lang w:val="en-GB"/>
          </w:rPr>
          <w:t xml:space="preserve"> s</w:t>
        </w:r>
      </w:ins>
      <w:ins w:id="223" w:author="Mariana Gil" w:date="2022-04-15T18:20:00Z">
        <w:r w:rsidR="001360DE">
          <w:rPr>
            <w:rFonts w:cs="Arial"/>
            <w:szCs w:val="20"/>
            <w:lang w:val="en-GB"/>
          </w:rPr>
          <w:t>pace</w:t>
        </w:r>
      </w:ins>
      <w:ins w:id="224" w:author="Mariana Gil" w:date="2022-04-15T18:21:00Z">
        <w:r w:rsidR="001360DE">
          <w:rPr>
            <w:rFonts w:cs="Arial"/>
            <w:szCs w:val="20"/>
            <w:lang w:val="en-GB"/>
          </w:rPr>
          <w:t>.</w:t>
        </w:r>
      </w:ins>
      <w:ins w:id="225" w:author="Mariana Gil" w:date="2022-04-15T18:20:00Z">
        <w:r w:rsidR="001360DE">
          <w:rPr>
            <w:rFonts w:cs="Arial"/>
            <w:szCs w:val="20"/>
            <w:lang w:val="en-GB"/>
          </w:rPr>
          <w:t xml:space="preserve"> </w:t>
        </w:r>
      </w:ins>
      <w:ins w:id="226" w:author="Mariana Gil" w:date="2022-04-15T18:24:00Z">
        <w:r w:rsidR="00823ABA">
          <w:rPr>
            <w:rFonts w:cs="Arial"/>
            <w:szCs w:val="20"/>
            <w:lang w:val="en-GB"/>
          </w:rPr>
          <w:t>c</w:t>
        </w:r>
      </w:ins>
      <w:ins w:id="227" w:author="Mariana Gil" w:date="2022-04-15T18:20:00Z">
        <w:r w:rsidR="001360DE">
          <w:rPr>
            <w:rFonts w:cs="Arial"/>
            <w:szCs w:val="20"/>
            <w:lang w:val="en-GB"/>
          </w:rPr>
          <w:t xml:space="preserve">leanliness and </w:t>
        </w:r>
      </w:ins>
      <w:ins w:id="228" w:author="Mariana Gil" w:date="2022-04-15T18:25:00Z">
        <w:r w:rsidR="00823ABA">
          <w:rPr>
            <w:rFonts w:cs="Arial"/>
            <w:szCs w:val="20"/>
            <w:lang w:val="en-GB"/>
          </w:rPr>
          <w:t>Wi-Fi</w:t>
        </w:r>
      </w:ins>
      <w:ins w:id="229" w:author="Mariana Gil" w:date="2022-04-15T18:21:00Z">
        <w:r w:rsidR="001360DE">
          <w:rPr>
            <w:rFonts w:cs="Arial"/>
            <w:szCs w:val="20"/>
            <w:lang w:val="en-GB"/>
          </w:rPr>
          <w:t>)</w:t>
        </w:r>
      </w:ins>
      <w:ins w:id="230" w:author="Mariana Gil" w:date="2022-04-15T18:22:00Z">
        <w:r w:rsidR="001360DE">
          <w:rPr>
            <w:rFonts w:cs="Arial"/>
            <w:szCs w:val="20"/>
            <w:lang w:val="en-GB"/>
          </w:rPr>
          <w:t>; (ii)</w:t>
        </w:r>
        <w:r w:rsidR="00823ABA">
          <w:rPr>
            <w:rFonts w:cs="Arial"/>
            <w:szCs w:val="20"/>
            <w:lang w:val="en-GB"/>
          </w:rPr>
          <w:t xml:space="preserve"> Reception (</w:t>
        </w:r>
      </w:ins>
      <w:ins w:id="231" w:author="Mariana Gil" w:date="2022-04-15T18:25:00Z">
        <w:r w:rsidR="00823ABA">
          <w:rPr>
            <w:rFonts w:cs="Arial"/>
            <w:szCs w:val="20"/>
            <w:lang w:val="en-GB"/>
          </w:rPr>
          <w:t xml:space="preserve">reception schedule, staff, online booking, </w:t>
        </w:r>
      </w:ins>
      <w:proofErr w:type="gramStart"/>
      <w:ins w:id="232" w:author="Mariana Gil" w:date="2022-04-15T18:41:00Z">
        <w:r w:rsidR="00B00D4A">
          <w:rPr>
            <w:rFonts w:cs="Arial"/>
            <w:szCs w:val="20"/>
            <w:lang w:val="en-GB"/>
          </w:rPr>
          <w:t>checkout</w:t>
        </w:r>
        <w:proofErr w:type="gramEnd"/>
        <w:r w:rsidR="00B00D4A">
          <w:rPr>
            <w:rFonts w:cs="Arial"/>
            <w:szCs w:val="20"/>
            <w:lang w:val="en-GB"/>
          </w:rPr>
          <w:t xml:space="preserve"> </w:t>
        </w:r>
      </w:ins>
      <w:ins w:id="233" w:author="Mariana Gil" w:date="2022-04-15T18:25:00Z">
        <w:r w:rsidR="00823ABA">
          <w:rPr>
            <w:rFonts w:cs="Arial"/>
            <w:szCs w:val="20"/>
            <w:lang w:val="en-GB"/>
          </w:rPr>
          <w:t xml:space="preserve">and check-in); (iii) </w:t>
        </w:r>
        <w:r w:rsidR="00D80922">
          <w:rPr>
            <w:rFonts w:cs="Arial"/>
            <w:szCs w:val="20"/>
            <w:lang w:val="en-GB"/>
          </w:rPr>
          <w:t xml:space="preserve">Catering (food and drink and </w:t>
        </w:r>
      </w:ins>
      <w:ins w:id="234" w:author="Mariana Gil" w:date="2022-04-15T18:26:00Z">
        <w:r w:rsidR="00D80922">
          <w:rPr>
            <w:rFonts w:cs="Arial"/>
            <w:szCs w:val="20"/>
            <w:lang w:val="en-GB"/>
          </w:rPr>
          <w:t>bar service</w:t>
        </w:r>
      </w:ins>
      <w:ins w:id="235" w:author="Mariana Gil" w:date="2022-04-15T18:28:00Z">
        <w:r w:rsidR="00154659">
          <w:rPr>
            <w:rFonts w:cs="Arial"/>
            <w:szCs w:val="20"/>
            <w:lang w:val="en-GB"/>
          </w:rPr>
          <w:t>). The</w:t>
        </w:r>
      </w:ins>
      <w:ins w:id="236" w:author="Mariana Gil" w:date="2022-04-15T18:26:00Z">
        <w:r w:rsidR="00187ACC">
          <w:rPr>
            <w:rFonts w:cs="Arial"/>
            <w:szCs w:val="20"/>
            <w:lang w:val="en-GB"/>
          </w:rPr>
          <w:t xml:space="preserve"> variables corresponding to the Price Quality and Location were included without any transformation.</w:t>
        </w:r>
      </w:ins>
    </w:p>
    <w:p w14:paraId="7C0A0A85" w14:textId="4C057F6A" w:rsidR="001162CD" w:rsidDel="00187ACC" w:rsidRDefault="001162CD" w:rsidP="00874E16">
      <w:pPr>
        <w:rPr>
          <w:del w:id="237" w:author="Mariana Gil" w:date="2022-04-15T18:26:00Z"/>
          <w:rFonts w:cs="Arial"/>
          <w:szCs w:val="20"/>
          <w:lang w:val="en-GB"/>
        </w:rPr>
      </w:pPr>
    </w:p>
    <w:p w14:paraId="0B631F2E" w14:textId="3BB3A668" w:rsidR="00784093" w:rsidDel="00187ACC" w:rsidRDefault="00CA417E" w:rsidP="00874E16">
      <w:pPr>
        <w:rPr>
          <w:del w:id="238" w:author="Mariana Gil" w:date="2022-04-15T18:26:00Z"/>
          <w:rFonts w:cs="Arial"/>
          <w:szCs w:val="20"/>
          <w:lang w:val="en-GB"/>
        </w:rPr>
      </w:pPr>
      <w:del w:id="239" w:author="Mariana Gil" w:date="2022-04-15T18:26:00Z">
        <w:r w:rsidRPr="00CA417E" w:rsidDel="00187ACC">
          <w:rPr>
            <w:rFonts w:cs="Arial"/>
            <w:szCs w:val="20"/>
            <w:highlight w:val="cyan"/>
            <w:lang w:val="en-GB"/>
          </w:rPr>
          <w:delText>XXXXXXXXXXXXXXXXXXxx</w:delText>
        </w:r>
      </w:del>
    </w:p>
    <w:p w14:paraId="264EEE71" w14:textId="7603ADCF" w:rsidR="00BA0055" w:rsidDel="00187ACC" w:rsidRDefault="00BA0055" w:rsidP="00874E16">
      <w:pPr>
        <w:rPr>
          <w:del w:id="240" w:author="Mariana Gil" w:date="2022-04-15T18:26:00Z"/>
          <w:rFonts w:cs="Arial"/>
          <w:szCs w:val="20"/>
          <w:lang w:val="en-GB"/>
        </w:rPr>
      </w:pPr>
    </w:p>
    <w:p w14:paraId="64F48B43" w14:textId="09D0F24D" w:rsidR="00E628F3" w:rsidRDefault="00CA417E" w:rsidP="009875BB">
      <w:pPr>
        <w:pStyle w:val="Heading1"/>
        <w:numPr>
          <w:ilvl w:val="0"/>
          <w:numId w:val="4"/>
        </w:numPr>
        <w:ind w:left="357" w:hanging="357"/>
        <w:rPr>
          <w:lang w:val="en-US"/>
        </w:rPr>
      </w:pPr>
      <w:bookmarkStart w:id="241" w:name="_Toc100600323"/>
      <w:r>
        <w:rPr>
          <w:lang w:val="en-US"/>
        </w:rPr>
        <w:t>Data Processing</w:t>
      </w:r>
      <w:bookmarkEnd w:id="241"/>
    </w:p>
    <w:p w14:paraId="030C6049" w14:textId="7F20D62F" w:rsidR="00513773" w:rsidRDefault="00CA417E" w:rsidP="009875BB">
      <w:pPr>
        <w:pStyle w:val="Heading2"/>
        <w:numPr>
          <w:ilvl w:val="1"/>
          <w:numId w:val="4"/>
        </w:numPr>
        <w:ind w:left="641" w:hanging="357"/>
        <w:rPr>
          <w:lang w:val="en-US"/>
        </w:rPr>
      </w:pPr>
      <w:bookmarkStart w:id="242" w:name="_Toc100600324"/>
      <w:r>
        <w:rPr>
          <w:lang w:val="en-US"/>
        </w:rPr>
        <w:t>Clustering</w:t>
      </w:r>
      <w:bookmarkEnd w:id="242"/>
    </w:p>
    <w:p w14:paraId="5AF64288" w14:textId="2F96C8CD" w:rsidR="00102168" w:rsidRDefault="00102168" w:rsidP="00102168">
      <w:pPr>
        <w:autoSpaceDE w:val="0"/>
        <w:autoSpaceDN w:val="0"/>
        <w:adjustRightInd w:val="0"/>
        <w:spacing w:after="0"/>
        <w:rPr>
          <w:lang w:val="en-US"/>
        </w:rPr>
      </w:pPr>
      <w:r>
        <w:rPr>
          <w:lang w:val="en-US"/>
        </w:rPr>
        <w:t xml:space="preserve">Once the preprocess is done, and the set is manageable, the team proceeded to clustering and finding </w:t>
      </w:r>
      <w:del w:id="243" w:author="Mariana Gil" w:date="2022-04-15T18:27:00Z">
        <w:r w:rsidDel="00102CBD">
          <w:rPr>
            <w:lang w:val="en-US"/>
          </w:rPr>
          <w:delText xml:space="preserve">interested </w:delText>
        </w:r>
      </w:del>
      <w:r>
        <w:rPr>
          <w:lang w:val="en-US"/>
        </w:rPr>
        <w:t xml:space="preserve">patterns by grouping similar instances of data together. The unsupervised learning algorithms applied were the </w:t>
      </w:r>
      <w:r w:rsidRPr="00102168">
        <w:rPr>
          <w:lang w:val="en-US"/>
        </w:rPr>
        <w:t>K-Means</w:t>
      </w:r>
      <w:r>
        <w:rPr>
          <w:lang w:val="en-US"/>
        </w:rPr>
        <w:t xml:space="preserve"> (</w:t>
      </w:r>
      <w:r>
        <w:rPr>
          <w:lang w:val="en-US"/>
        </w:rPr>
        <w:fldChar w:fldCharType="begin"/>
      </w:r>
      <w:r>
        <w:rPr>
          <w:lang w:val="en-US"/>
        </w:rPr>
        <w:instrText xml:space="preserve"> REF _Ref100601113 \h  \* MERGEFORMAT </w:instrText>
      </w:r>
      <w:r>
        <w:rPr>
          <w:lang w:val="en-US"/>
        </w:rPr>
      </w:r>
      <w:r>
        <w:rPr>
          <w:lang w:val="en-US"/>
        </w:rPr>
        <w:fldChar w:fldCharType="separate"/>
      </w:r>
      <w:r w:rsidRPr="00102168">
        <w:rPr>
          <w:lang w:val="en-GB"/>
        </w:rPr>
        <w:t xml:space="preserve">Methodology </w:t>
      </w:r>
      <w:r w:rsidRPr="00102168">
        <w:rPr>
          <w:noProof/>
          <w:lang w:val="en-GB"/>
        </w:rPr>
        <w:t>3</w:t>
      </w:r>
      <w:r>
        <w:rPr>
          <w:lang w:val="en-US"/>
        </w:rPr>
        <w:fldChar w:fldCharType="end"/>
      </w:r>
      <w:r>
        <w:rPr>
          <w:lang w:val="en-US"/>
        </w:rPr>
        <w:t>)</w:t>
      </w:r>
      <w:r w:rsidRPr="00102168">
        <w:rPr>
          <w:lang w:val="en-US"/>
        </w:rPr>
        <w:t xml:space="preserve"> and the </w:t>
      </w:r>
      <w:r w:rsidRPr="00102168">
        <w:rPr>
          <w:lang w:val="en-GB"/>
        </w:rPr>
        <w:t>Hierarchical Clusterin</w:t>
      </w:r>
      <w:r>
        <w:rPr>
          <w:lang w:val="en-GB"/>
        </w:rPr>
        <w:t>g (</w:t>
      </w:r>
      <w:r>
        <w:rPr>
          <w:lang w:val="en-GB"/>
        </w:rPr>
        <w:fldChar w:fldCharType="begin"/>
      </w:r>
      <w:r>
        <w:rPr>
          <w:lang w:val="en-GB"/>
        </w:rPr>
        <w:instrText xml:space="preserve"> REF _Ref100601102 \h  \* MERGEFORMAT </w:instrText>
      </w:r>
      <w:r>
        <w:rPr>
          <w:lang w:val="en-GB"/>
        </w:rPr>
      </w:r>
      <w:r>
        <w:rPr>
          <w:lang w:val="en-GB"/>
        </w:rPr>
        <w:fldChar w:fldCharType="separate"/>
      </w:r>
      <w:r w:rsidRPr="00102168">
        <w:rPr>
          <w:lang w:val="en-GB"/>
        </w:rPr>
        <w:t xml:space="preserve">Methodology </w:t>
      </w:r>
      <w:r w:rsidRPr="00102168">
        <w:rPr>
          <w:noProof/>
          <w:lang w:val="en-GB"/>
        </w:rPr>
        <w:t>4</w:t>
      </w:r>
      <w:r>
        <w:rPr>
          <w:lang w:val="en-GB"/>
        </w:rPr>
        <w:fldChar w:fldCharType="end"/>
      </w:r>
      <w:r>
        <w:rPr>
          <w:lang w:val="en-GB"/>
        </w:rPr>
        <w:t xml:space="preserve">). </w:t>
      </w:r>
      <w:ins w:id="244" w:author="Mariana Gil" w:date="2022-04-15T19:51:00Z">
        <w:r w:rsidR="003C022E">
          <w:rPr>
            <w:lang w:val="en-GB"/>
          </w:rPr>
          <w:t>The Hierarchical Clustering</w:t>
        </w:r>
      </w:ins>
      <w:ins w:id="245" w:author="Mariana Gil" w:date="2022-04-15T19:52:00Z">
        <w:r w:rsidR="003D05C8">
          <w:rPr>
            <w:lang w:val="en-GB"/>
          </w:rPr>
          <w:t>, with SSR (</w:t>
        </w:r>
        <w:r w:rsidR="003D05C8" w:rsidRPr="003D05C8">
          <w:rPr>
            <w:highlight w:val="yellow"/>
            <w:lang w:val="en-GB"/>
            <w:rPrChange w:id="246" w:author="Mariana Gil" w:date="2022-04-15T19:52:00Z">
              <w:rPr>
                <w:lang w:val="en-GB"/>
              </w:rPr>
            </w:rPrChange>
          </w:rPr>
          <w:t>Methodology 5</w:t>
        </w:r>
        <w:r w:rsidR="003D05C8">
          <w:rPr>
            <w:lang w:val="en-GB"/>
          </w:rPr>
          <w:t>)</w:t>
        </w:r>
      </w:ins>
      <w:ins w:id="247" w:author="Mariana Gil" w:date="2022-04-15T19:51:00Z">
        <w:r w:rsidR="003C022E">
          <w:rPr>
            <w:lang w:val="en-GB"/>
          </w:rPr>
          <w:t xml:space="preserve"> </w:t>
        </w:r>
        <w:r w:rsidR="003D05C8">
          <w:rPr>
            <w:lang w:val="en-GB"/>
          </w:rPr>
          <w:t xml:space="preserve">was considered to </w:t>
        </w:r>
      </w:ins>
      <w:ins w:id="248" w:author="Mariana Gil" w:date="2022-04-15T19:52:00Z">
        <w:r w:rsidR="003D05C8">
          <w:rPr>
            <w:lang w:val="en-GB"/>
          </w:rPr>
          <w:t>determine</w:t>
        </w:r>
      </w:ins>
      <w:r>
        <w:rPr>
          <w:lang w:val="en-US"/>
        </w:rPr>
        <w:t xml:space="preserve"> </w:t>
      </w:r>
      <w:ins w:id="249" w:author="Mariana Gil" w:date="2022-04-15T19:52:00Z">
        <w:r w:rsidR="003D05C8">
          <w:rPr>
            <w:lang w:val="en-US"/>
          </w:rPr>
          <w:t>the</w:t>
        </w:r>
      </w:ins>
      <w:ins w:id="250" w:author="Mariana Gil" w:date="2022-04-15T19:53:00Z">
        <w:r w:rsidR="005477CB">
          <w:rPr>
            <w:lang w:val="en-US"/>
          </w:rPr>
          <w:t xml:space="preserve"> best</w:t>
        </w:r>
      </w:ins>
      <w:ins w:id="251" w:author="Mariana Gil" w:date="2022-04-15T19:52:00Z">
        <w:r w:rsidR="003D05C8">
          <w:rPr>
            <w:lang w:val="en-US"/>
          </w:rPr>
          <w:t xml:space="preserve"> number of clusters. After the number was computed, the team applie</w:t>
        </w:r>
      </w:ins>
      <w:ins w:id="252" w:author="Mariana Gil" w:date="2022-04-15T19:53:00Z">
        <w:r w:rsidR="003D05C8">
          <w:rPr>
            <w:lang w:val="en-US"/>
          </w:rPr>
          <w:t>d K-Means.</w:t>
        </w:r>
      </w:ins>
    </w:p>
    <w:p w14:paraId="5E3F65A6" w14:textId="634C6090" w:rsidR="00B00D4A" w:rsidRPr="00B00D4A" w:rsidRDefault="00CA417E" w:rsidP="00CA417E">
      <w:pPr>
        <w:pStyle w:val="Heading3"/>
        <w:numPr>
          <w:ilvl w:val="2"/>
          <w:numId w:val="4"/>
        </w:numPr>
        <w:rPr>
          <w:ins w:id="253" w:author="Mariana Gil" w:date="2022-04-15T18:42:00Z"/>
          <w:lang w:val="en-US"/>
          <w:rPrChange w:id="254" w:author="Mariana Gil" w:date="2022-04-15T18:42:00Z">
            <w:rPr>
              <w:ins w:id="255" w:author="Mariana Gil" w:date="2022-04-15T18:42:00Z"/>
              <w:b w:val="0"/>
              <w:bCs/>
              <w:i w:val="0"/>
              <w:iCs/>
              <w:lang w:val="en-US"/>
            </w:rPr>
          </w:rPrChange>
        </w:rPr>
      </w:pPr>
      <w:bookmarkStart w:id="256" w:name="_Toc100600325"/>
      <w:r>
        <w:rPr>
          <w:lang w:val="en-US"/>
        </w:rPr>
        <w:t>C</w:t>
      </w:r>
      <w:r w:rsidR="00FB283A">
        <w:rPr>
          <w:lang w:val="en-US"/>
        </w:rPr>
        <w:t>ustomer</w:t>
      </w:r>
      <w:r>
        <w:rPr>
          <w:lang w:val="en-US"/>
        </w:rPr>
        <w:t xml:space="preserve"> Characteristics</w:t>
      </w:r>
      <w:bookmarkEnd w:id="256"/>
      <w:ins w:id="257" w:author="Mariana Gil" w:date="2022-04-15T18:33:00Z">
        <w:r w:rsidR="002843AC">
          <w:rPr>
            <w:lang w:val="en-US"/>
          </w:rPr>
          <w:t xml:space="preserve"> </w:t>
        </w:r>
        <w:r w:rsidR="002843AC" w:rsidRPr="000C56FB">
          <w:rPr>
            <w:lang w:val="en-US"/>
            <w:rPrChange w:id="258" w:author="Mariana Gil" w:date="2022-04-15T18:54:00Z">
              <w:rPr>
                <w:lang w:val="en-US"/>
              </w:rPr>
            </w:rPrChange>
          </w:rPr>
          <w:t>(</w:t>
        </w:r>
        <w:r w:rsidR="002843AC" w:rsidRPr="000C56FB">
          <w:rPr>
            <w:lang w:val="en-US"/>
            <w:rPrChange w:id="259" w:author="Mariana Gil" w:date="2022-04-15T18:54:00Z">
              <w:rPr>
                <w:lang w:val="en-US"/>
              </w:rPr>
            </w:rPrChange>
          </w:rPr>
          <w:fldChar w:fldCharType="begin"/>
        </w:r>
        <w:r w:rsidR="002843AC" w:rsidRPr="000C56FB">
          <w:rPr>
            <w:lang w:val="en-US"/>
            <w:rPrChange w:id="260" w:author="Mariana Gil" w:date="2022-04-15T18:54:00Z">
              <w:rPr>
                <w:lang w:val="en-US"/>
              </w:rPr>
            </w:rPrChange>
          </w:rPr>
          <w:instrText xml:space="preserve"> REF _Ref100940027 \h </w:instrText>
        </w:r>
        <w:r w:rsidR="002843AC" w:rsidRPr="000C56FB">
          <w:rPr>
            <w:lang w:val="en-US"/>
            <w:rPrChange w:id="261" w:author="Mariana Gil" w:date="2022-04-15T18:54:00Z">
              <w:rPr>
                <w:lang w:val="en-US"/>
              </w:rPr>
            </w:rPrChange>
          </w:rPr>
        </w:r>
      </w:ins>
      <w:r w:rsidR="000C56FB" w:rsidRPr="000C56FB">
        <w:rPr>
          <w:lang w:val="en-US"/>
          <w:rPrChange w:id="262" w:author="Mariana Gil" w:date="2022-04-15T18:54:00Z">
            <w:rPr>
              <w:i w:val="0"/>
              <w:iCs/>
              <w:lang w:val="en-US"/>
            </w:rPr>
          </w:rPrChange>
        </w:rPr>
        <w:instrText xml:space="preserve"> \* MERGEFORMAT </w:instrText>
      </w:r>
      <w:r w:rsidR="002843AC" w:rsidRPr="000C56FB">
        <w:rPr>
          <w:lang w:val="en-US"/>
          <w:rPrChange w:id="263" w:author="Mariana Gil" w:date="2022-04-15T18:54:00Z">
            <w:rPr>
              <w:lang w:val="en-US"/>
            </w:rPr>
          </w:rPrChange>
        </w:rPr>
        <w:fldChar w:fldCharType="separate"/>
      </w:r>
      <w:ins w:id="264" w:author="Mariana Gil" w:date="2022-04-15T18:33:00Z">
        <w:r w:rsidR="002843AC" w:rsidRPr="000C56FB">
          <w:rPr>
            <w:lang w:val="en-GB"/>
            <w:rPrChange w:id="265" w:author="Mariana Gil" w:date="2022-04-15T18:54:00Z">
              <w:rPr/>
            </w:rPrChange>
          </w:rPr>
          <w:t>Figure</w:t>
        </w:r>
      </w:ins>
      <w:ins w:id="266" w:author="Mariana Gil" w:date="2022-04-15T18:54:00Z">
        <w:r w:rsidR="00AF5FE8" w:rsidRPr="000C56FB">
          <w:rPr>
            <w:lang w:val="en-GB"/>
            <w:rPrChange w:id="267" w:author="Mariana Gil" w:date="2022-04-15T18:54:00Z">
              <w:rPr>
                <w:lang w:val="en-GB"/>
              </w:rPr>
            </w:rPrChange>
          </w:rPr>
          <w:t>s</w:t>
        </w:r>
      </w:ins>
      <w:ins w:id="268" w:author="Mariana Gil" w:date="2022-04-15T18:33:00Z">
        <w:r w:rsidR="002843AC" w:rsidRPr="000C56FB">
          <w:rPr>
            <w:lang w:val="en-GB"/>
            <w:rPrChange w:id="269" w:author="Mariana Gil" w:date="2022-04-15T18:54:00Z">
              <w:rPr/>
            </w:rPrChange>
          </w:rPr>
          <w:t xml:space="preserve"> </w:t>
        </w:r>
        <w:r w:rsidR="002843AC" w:rsidRPr="000C56FB">
          <w:rPr>
            <w:noProof/>
            <w:lang w:val="en-GB"/>
            <w:rPrChange w:id="270" w:author="Mariana Gil" w:date="2022-04-15T18:54:00Z">
              <w:rPr>
                <w:noProof/>
              </w:rPr>
            </w:rPrChange>
          </w:rPr>
          <w:t>23</w:t>
        </w:r>
        <w:r w:rsidR="002843AC" w:rsidRPr="000C56FB">
          <w:rPr>
            <w:lang w:val="en-US"/>
            <w:rPrChange w:id="271" w:author="Mariana Gil" w:date="2022-04-15T18:54:00Z">
              <w:rPr>
                <w:lang w:val="en-US"/>
              </w:rPr>
            </w:rPrChange>
          </w:rPr>
          <w:fldChar w:fldCharType="end"/>
        </w:r>
      </w:ins>
      <w:ins w:id="272" w:author="Mariana Gil" w:date="2022-04-15T18:54:00Z">
        <w:r w:rsidR="00AF5FE8" w:rsidRPr="000C56FB">
          <w:rPr>
            <w:lang w:val="en-US"/>
            <w:rPrChange w:id="273" w:author="Mariana Gil" w:date="2022-04-15T18:54:00Z">
              <w:rPr>
                <w:lang w:val="en-US"/>
              </w:rPr>
            </w:rPrChange>
          </w:rPr>
          <w:t xml:space="preserve"> - 25</w:t>
        </w:r>
      </w:ins>
      <w:ins w:id="274" w:author="Mariana Gil" w:date="2022-04-15T18:33:00Z">
        <w:r w:rsidR="002843AC" w:rsidRPr="000C56FB">
          <w:rPr>
            <w:lang w:val="en-US"/>
            <w:rPrChange w:id="275" w:author="Mariana Gil" w:date="2022-04-15T18:54:00Z">
              <w:rPr>
                <w:lang w:val="en-US"/>
              </w:rPr>
            </w:rPrChange>
          </w:rPr>
          <w:t>)</w:t>
        </w:r>
      </w:ins>
      <w:r w:rsidR="00102168">
        <w:rPr>
          <w:lang w:val="en-US"/>
        </w:rPr>
        <w:t xml:space="preserve">: </w:t>
      </w:r>
      <w:ins w:id="276" w:author="Mariana Gil" w:date="2022-04-15T18:27:00Z">
        <w:r w:rsidR="00154659">
          <w:rPr>
            <w:b w:val="0"/>
            <w:bCs/>
            <w:i w:val="0"/>
            <w:iCs/>
            <w:lang w:val="en-US"/>
          </w:rPr>
          <w:t>The team identifie</w:t>
        </w:r>
      </w:ins>
      <w:ins w:id="277" w:author="Mariana Gil" w:date="2022-04-15T18:39:00Z">
        <w:r w:rsidR="009D5F9B">
          <w:rPr>
            <w:b w:val="0"/>
            <w:bCs/>
            <w:i w:val="0"/>
            <w:iCs/>
            <w:lang w:val="en-US"/>
          </w:rPr>
          <w:t>d</w:t>
        </w:r>
      </w:ins>
      <w:ins w:id="278" w:author="Mariana Gil" w:date="2022-04-15T18:27:00Z">
        <w:r w:rsidR="00154659">
          <w:rPr>
            <w:b w:val="0"/>
            <w:bCs/>
            <w:i w:val="0"/>
            <w:iCs/>
            <w:lang w:val="en-US"/>
          </w:rPr>
          <w:t xml:space="preserve"> three distinct groups of customers. </w:t>
        </w:r>
      </w:ins>
      <w:ins w:id="279" w:author="Mariana Gil" w:date="2022-04-15T19:44:00Z">
        <w:r w:rsidR="00731618">
          <w:rPr>
            <w:b w:val="0"/>
            <w:bCs/>
            <w:i w:val="0"/>
            <w:iCs/>
            <w:lang w:val="en-US"/>
          </w:rPr>
          <w:t>The variables considered were ‘</w:t>
        </w:r>
      </w:ins>
      <w:ins w:id="280" w:author="Mariana Gil" w:date="2022-04-15T19:45:00Z">
        <w:r w:rsidR="007E1E55">
          <w:rPr>
            <w:b w:val="0"/>
            <w:bCs/>
            <w:i w:val="0"/>
            <w:iCs/>
            <w:lang w:val="en-US"/>
          </w:rPr>
          <w:t>Age’, ‘</w:t>
        </w:r>
        <w:proofErr w:type="spellStart"/>
        <w:r w:rsidR="007E1E55">
          <w:rPr>
            <w:b w:val="0"/>
            <w:bCs/>
            <w:i w:val="0"/>
            <w:iCs/>
            <w:lang w:val="en-US"/>
          </w:rPr>
          <w:t>TypeTravel</w:t>
        </w:r>
        <w:proofErr w:type="spellEnd"/>
        <w:r w:rsidR="007E1E55">
          <w:rPr>
            <w:b w:val="0"/>
            <w:bCs/>
            <w:i w:val="0"/>
            <w:iCs/>
            <w:lang w:val="en-US"/>
          </w:rPr>
          <w:t>’ and ‘</w:t>
        </w:r>
        <w:proofErr w:type="spellStart"/>
        <w:r w:rsidR="007E1E55">
          <w:rPr>
            <w:b w:val="0"/>
            <w:bCs/>
            <w:i w:val="0"/>
            <w:iCs/>
            <w:lang w:val="en-US"/>
          </w:rPr>
          <w:t>RoomType</w:t>
        </w:r>
        <w:proofErr w:type="spellEnd"/>
        <w:r w:rsidR="007E1E55">
          <w:rPr>
            <w:b w:val="0"/>
            <w:bCs/>
            <w:i w:val="0"/>
            <w:iCs/>
            <w:lang w:val="en-US"/>
          </w:rPr>
          <w:t>’</w:t>
        </w:r>
        <w:r w:rsidR="00731618">
          <w:rPr>
            <w:b w:val="0"/>
            <w:bCs/>
            <w:i w:val="0"/>
            <w:iCs/>
            <w:lang w:val="en-US"/>
          </w:rPr>
          <w:t>.</w:t>
        </w:r>
      </w:ins>
      <w:ins w:id="281" w:author="Mariana Gil" w:date="2022-04-15T19:44:00Z">
        <w:r w:rsidR="00731618">
          <w:rPr>
            <w:b w:val="0"/>
            <w:bCs/>
            <w:i w:val="0"/>
            <w:iCs/>
            <w:lang w:val="en-US"/>
          </w:rPr>
          <w:t xml:space="preserve"> </w:t>
        </w:r>
      </w:ins>
    </w:p>
    <w:p w14:paraId="696F5F38" w14:textId="6630A126" w:rsidR="009079B0" w:rsidRPr="001376A9" w:rsidDel="007E1D53" w:rsidRDefault="001376A9" w:rsidP="001376A9">
      <w:pPr>
        <w:pStyle w:val="Heading3"/>
        <w:spacing w:before="0"/>
        <w:rPr>
          <w:del w:id="282" w:author="Mariana Gil" w:date="2022-04-15T18:53:00Z"/>
          <w:lang w:val="en-US"/>
          <w:rPrChange w:id="283" w:author="Mariana Gil" w:date="2022-04-15T18:52:00Z">
            <w:rPr>
              <w:del w:id="284" w:author="Mariana Gil" w:date="2022-04-15T18:53:00Z"/>
              <w:lang w:val="en-US"/>
            </w:rPr>
          </w:rPrChange>
        </w:rPr>
        <w:pPrChange w:id="285" w:author="Mariana Gil" w:date="2022-04-15T18:53:00Z">
          <w:pPr>
            <w:pStyle w:val="Heading3"/>
            <w:numPr>
              <w:ilvl w:val="2"/>
              <w:numId w:val="4"/>
            </w:numPr>
            <w:ind w:left="1080" w:hanging="720"/>
          </w:pPr>
        </w:pPrChange>
      </w:pPr>
      <w:ins w:id="286" w:author="Mariana Gil" w:date="2022-04-15T18:53:00Z">
        <w:r w:rsidRPr="001376A9">
          <w:rPr>
            <w:i w:val="0"/>
            <w:iCs/>
            <w:lang w:val="en-US"/>
            <w:rPrChange w:id="287" w:author="Mariana Gil" w:date="2022-04-15T18:53:00Z">
              <w:rPr>
                <w:b w:val="0"/>
                <w:bCs/>
                <w:i w:val="0"/>
                <w:iCs/>
                <w:lang w:val="en-US"/>
              </w:rPr>
            </w:rPrChange>
          </w:rPr>
          <w:t>(</w:t>
        </w:r>
        <w:proofErr w:type="spellStart"/>
        <w:r w:rsidRPr="001376A9">
          <w:rPr>
            <w:i w:val="0"/>
            <w:iCs/>
            <w:lang w:val="en-US"/>
            <w:rPrChange w:id="288" w:author="Mariana Gil" w:date="2022-04-15T18:53:00Z">
              <w:rPr>
                <w:b w:val="0"/>
                <w:bCs/>
                <w:i w:val="0"/>
                <w:iCs/>
                <w:lang w:val="en-US"/>
              </w:rPr>
            </w:rPrChange>
          </w:rPr>
          <w:t>i</w:t>
        </w:r>
        <w:proofErr w:type="spellEnd"/>
        <w:r w:rsidRPr="001376A9">
          <w:rPr>
            <w:i w:val="0"/>
            <w:iCs/>
            <w:lang w:val="en-US"/>
            <w:rPrChange w:id="289" w:author="Mariana Gil" w:date="2022-04-15T18:53:00Z">
              <w:rPr>
                <w:b w:val="0"/>
                <w:bCs/>
                <w:i w:val="0"/>
                <w:iCs/>
                <w:lang w:val="en-US"/>
              </w:rPr>
            </w:rPrChange>
          </w:rPr>
          <w:t xml:space="preserve">) </w:t>
        </w:r>
      </w:ins>
      <w:ins w:id="290" w:author="Mariana Gil" w:date="2022-04-15T18:41:00Z">
        <w:r w:rsidR="00B00D4A" w:rsidRPr="001376A9">
          <w:rPr>
            <w:b w:val="0"/>
            <w:bCs/>
            <w:i w:val="0"/>
            <w:iCs/>
            <w:lang w:val="en-US"/>
            <w:rPrChange w:id="291" w:author="Mariana Gil" w:date="2022-04-15T18:52:00Z">
              <w:rPr>
                <w:b w:val="0"/>
                <w:bCs/>
                <w:i w:val="0"/>
                <w:iCs/>
                <w:lang w:val="en-US"/>
              </w:rPr>
            </w:rPrChange>
          </w:rPr>
          <w:t xml:space="preserve">The first </w:t>
        </w:r>
      </w:ins>
      <w:ins w:id="292" w:author="Mariana Gil" w:date="2022-04-15T18:43:00Z">
        <w:r w:rsidR="00B00D4A" w:rsidRPr="001376A9">
          <w:rPr>
            <w:b w:val="0"/>
            <w:bCs/>
            <w:i w:val="0"/>
            <w:iCs/>
            <w:lang w:val="en-US"/>
            <w:rPrChange w:id="293" w:author="Mariana Gil" w:date="2022-04-15T18:52:00Z">
              <w:rPr>
                <w:b w:val="0"/>
                <w:bCs/>
                <w:i w:val="0"/>
                <w:iCs/>
                <w:lang w:val="en-US"/>
              </w:rPr>
            </w:rPrChange>
          </w:rPr>
          <w:t>group</w:t>
        </w:r>
      </w:ins>
      <w:ins w:id="294" w:author="Mariana Gil" w:date="2022-04-15T18:41:00Z">
        <w:r w:rsidR="00B00D4A" w:rsidRPr="001376A9">
          <w:rPr>
            <w:b w:val="0"/>
            <w:bCs/>
            <w:i w:val="0"/>
            <w:iCs/>
            <w:lang w:val="en-US"/>
            <w:rPrChange w:id="295" w:author="Mariana Gil" w:date="2022-04-15T18:52:00Z">
              <w:rPr>
                <w:b w:val="0"/>
                <w:bCs/>
                <w:i w:val="0"/>
                <w:iCs/>
                <w:lang w:val="en-US"/>
              </w:rPr>
            </w:rPrChange>
          </w:rPr>
          <w:t xml:space="preserve"> contains 46% of all clients with an average age of 4</w:t>
        </w:r>
      </w:ins>
      <w:ins w:id="296" w:author="Mariana Gil" w:date="2022-04-15T18:44:00Z">
        <w:r w:rsidR="00B00D4A" w:rsidRPr="001376A9">
          <w:rPr>
            <w:b w:val="0"/>
            <w:bCs/>
            <w:i w:val="0"/>
            <w:iCs/>
            <w:lang w:val="en-US"/>
            <w:rPrChange w:id="297" w:author="Mariana Gil" w:date="2022-04-15T18:52:00Z">
              <w:rPr>
                <w:b w:val="0"/>
                <w:bCs/>
                <w:i w:val="0"/>
                <w:iCs/>
                <w:lang w:val="en-US"/>
              </w:rPr>
            </w:rPrChange>
          </w:rPr>
          <w:t>3</w:t>
        </w:r>
      </w:ins>
      <w:ins w:id="298" w:author="Mariana Gil" w:date="2022-04-15T18:41:00Z">
        <w:r w:rsidR="00B00D4A" w:rsidRPr="001376A9">
          <w:rPr>
            <w:b w:val="0"/>
            <w:bCs/>
            <w:i w:val="0"/>
            <w:iCs/>
            <w:lang w:val="en-US"/>
            <w:rPrChange w:id="299" w:author="Mariana Gil" w:date="2022-04-15T18:52:00Z">
              <w:rPr>
                <w:b w:val="0"/>
                <w:bCs/>
                <w:i w:val="0"/>
                <w:iCs/>
                <w:lang w:val="en-US"/>
              </w:rPr>
            </w:rPrChange>
          </w:rPr>
          <w:t xml:space="preserve"> years old</w:t>
        </w:r>
      </w:ins>
      <w:ins w:id="300" w:author="Mariana Gil" w:date="2022-04-15T18:44:00Z">
        <w:r w:rsidR="00B00D4A" w:rsidRPr="001376A9">
          <w:rPr>
            <w:b w:val="0"/>
            <w:bCs/>
            <w:i w:val="0"/>
            <w:iCs/>
            <w:lang w:val="en-US"/>
            <w:rPrChange w:id="301" w:author="Mariana Gil" w:date="2022-04-15T18:52:00Z">
              <w:rPr>
                <w:b w:val="0"/>
                <w:bCs/>
                <w:i w:val="0"/>
                <w:iCs/>
                <w:lang w:val="en-US"/>
              </w:rPr>
            </w:rPrChange>
          </w:rPr>
          <w:t xml:space="preserve"> and th</w:t>
        </w:r>
      </w:ins>
      <w:ins w:id="302" w:author="Mariana Gil" w:date="2022-04-15T18:45:00Z">
        <w:r w:rsidR="00B00D4A" w:rsidRPr="001376A9">
          <w:rPr>
            <w:b w:val="0"/>
            <w:bCs/>
            <w:i w:val="0"/>
            <w:iCs/>
            <w:lang w:val="en-US"/>
            <w:rPrChange w:id="303" w:author="Mariana Gil" w:date="2022-04-15T18:52:00Z">
              <w:rPr>
                <w:b w:val="0"/>
                <w:bCs/>
                <w:i w:val="0"/>
                <w:iCs/>
                <w:lang w:val="en-US"/>
              </w:rPr>
            </w:rPrChange>
          </w:rPr>
          <w:t>e gender is equally distributed. Th</w:t>
        </w:r>
      </w:ins>
      <w:ins w:id="304" w:author="Mariana Gil" w:date="2022-04-15T18:46:00Z">
        <w:r w:rsidR="004912F2" w:rsidRPr="001376A9">
          <w:rPr>
            <w:b w:val="0"/>
            <w:bCs/>
            <w:i w:val="0"/>
            <w:iCs/>
            <w:lang w:val="en-US"/>
            <w:rPrChange w:id="305" w:author="Mariana Gil" w:date="2022-04-15T18:52:00Z">
              <w:rPr>
                <w:b w:val="0"/>
                <w:bCs/>
                <w:i w:val="0"/>
                <w:iCs/>
                <w:lang w:val="en-US"/>
              </w:rPr>
            </w:rPrChange>
          </w:rPr>
          <w:t>ese</w:t>
        </w:r>
      </w:ins>
      <w:ins w:id="306" w:author="Mariana Gil" w:date="2022-04-15T18:45:00Z">
        <w:r w:rsidR="00B00D4A" w:rsidRPr="001376A9">
          <w:rPr>
            <w:b w:val="0"/>
            <w:bCs/>
            <w:i w:val="0"/>
            <w:iCs/>
            <w:lang w:val="en-US"/>
            <w:rPrChange w:id="307" w:author="Mariana Gil" w:date="2022-04-15T18:52:00Z">
              <w:rPr>
                <w:b w:val="0"/>
                <w:bCs/>
                <w:i w:val="0"/>
                <w:iCs/>
                <w:lang w:val="en-US"/>
              </w:rPr>
            </w:rPrChange>
          </w:rPr>
          <w:t xml:space="preserve"> </w:t>
        </w:r>
      </w:ins>
      <w:ins w:id="308" w:author="Mariana Gil" w:date="2022-04-15T18:46:00Z">
        <w:r w:rsidR="004912F2" w:rsidRPr="001376A9">
          <w:rPr>
            <w:b w:val="0"/>
            <w:bCs/>
            <w:i w:val="0"/>
            <w:iCs/>
            <w:lang w:val="en-US"/>
            <w:rPrChange w:id="309" w:author="Mariana Gil" w:date="2022-04-15T18:52:00Z">
              <w:rPr>
                <w:b w:val="0"/>
                <w:bCs/>
                <w:i w:val="0"/>
                <w:iCs/>
                <w:lang w:val="en-US"/>
              </w:rPr>
            </w:rPrChange>
          </w:rPr>
          <w:t>clients</w:t>
        </w:r>
      </w:ins>
      <w:ins w:id="310" w:author="Mariana Gil" w:date="2022-04-15T18:42:00Z">
        <w:r w:rsidR="00B00D4A" w:rsidRPr="001376A9">
          <w:rPr>
            <w:b w:val="0"/>
            <w:bCs/>
            <w:i w:val="0"/>
            <w:iCs/>
            <w:lang w:val="en-US"/>
            <w:rPrChange w:id="311" w:author="Mariana Gil" w:date="2022-04-15T18:52:00Z">
              <w:rPr>
                <w:b w:val="0"/>
                <w:bCs/>
                <w:i w:val="0"/>
                <w:iCs/>
                <w:lang w:val="en-US"/>
              </w:rPr>
            </w:rPrChange>
          </w:rPr>
          <w:t xml:space="preserve"> travel in business</w:t>
        </w:r>
      </w:ins>
      <w:ins w:id="312" w:author="Mariana Gil" w:date="2022-04-15T18:50:00Z">
        <w:r w:rsidR="009079B0" w:rsidRPr="001376A9">
          <w:rPr>
            <w:b w:val="0"/>
            <w:bCs/>
            <w:i w:val="0"/>
            <w:iCs/>
            <w:lang w:val="en-US"/>
            <w:rPrChange w:id="313" w:author="Mariana Gil" w:date="2022-04-15T18:52:00Z">
              <w:rPr>
                <w:b w:val="0"/>
                <w:bCs/>
                <w:i w:val="0"/>
                <w:iCs/>
                <w:lang w:val="en-US"/>
              </w:rPr>
            </w:rPrChange>
          </w:rPr>
          <w:t>,</w:t>
        </w:r>
      </w:ins>
      <w:ins w:id="314" w:author="Mariana Gil" w:date="2022-04-15T18:46:00Z">
        <w:r w:rsidR="004912F2" w:rsidRPr="001376A9">
          <w:rPr>
            <w:b w:val="0"/>
            <w:bCs/>
            <w:i w:val="0"/>
            <w:iCs/>
            <w:lang w:val="en-US"/>
            <w:rPrChange w:id="315" w:author="Mariana Gil" w:date="2022-04-15T18:52:00Z">
              <w:rPr>
                <w:b w:val="0"/>
                <w:bCs/>
                <w:i w:val="0"/>
                <w:iCs/>
                <w:lang w:val="en-US"/>
              </w:rPr>
            </w:rPrChange>
          </w:rPr>
          <w:t xml:space="preserve"> book</w:t>
        </w:r>
      </w:ins>
      <w:ins w:id="316" w:author="Mariana Gil" w:date="2022-04-15T18:47:00Z">
        <w:r w:rsidR="004912F2" w:rsidRPr="001376A9">
          <w:rPr>
            <w:b w:val="0"/>
            <w:bCs/>
            <w:i w:val="0"/>
            <w:iCs/>
            <w:lang w:val="en-US"/>
            <w:rPrChange w:id="317" w:author="Mariana Gil" w:date="2022-04-15T18:52:00Z">
              <w:rPr>
                <w:b w:val="0"/>
                <w:bCs/>
                <w:i w:val="0"/>
                <w:iCs/>
                <w:lang w:val="en-US"/>
              </w:rPr>
            </w:rPrChange>
          </w:rPr>
          <w:t xml:space="preserve"> single </w:t>
        </w:r>
        <w:proofErr w:type="gramStart"/>
        <w:r w:rsidR="004912F2" w:rsidRPr="001376A9">
          <w:rPr>
            <w:b w:val="0"/>
            <w:bCs/>
            <w:i w:val="0"/>
            <w:iCs/>
            <w:lang w:val="en-US"/>
            <w:rPrChange w:id="318" w:author="Mariana Gil" w:date="2022-04-15T18:52:00Z">
              <w:rPr>
                <w:b w:val="0"/>
                <w:bCs/>
                <w:i w:val="0"/>
                <w:iCs/>
                <w:lang w:val="en-US"/>
              </w:rPr>
            </w:rPrChange>
          </w:rPr>
          <w:t>rooms</w:t>
        </w:r>
      </w:ins>
      <w:proofErr w:type="gramEnd"/>
      <w:ins w:id="319" w:author="Mariana Gil" w:date="2022-04-15T18:50:00Z">
        <w:r w:rsidR="009079B0" w:rsidRPr="001376A9">
          <w:rPr>
            <w:b w:val="0"/>
            <w:bCs/>
            <w:i w:val="0"/>
            <w:iCs/>
            <w:lang w:val="en-US"/>
            <w:rPrChange w:id="320" w:author="Mariana Gil" w:date="2022-04-15T18:52:00Z">
              <w:rPr>
                <w:b w:val="0"/>
                <w:bCs/>
                <w:i w:val="0"/>
                <w:iCs/>
                <w:lang w:val="en-US"/>
              </w:rPr>
            </w:rPrChange>
          </w:rPr>
          <w:t xml:space="preserve"> and have </w:t>
        </w:r>
      </w:ins>
      <w:ins w:id="321" w:author="Mariana Gil" w:date="2022-04-15T18:47:00Z">
        <w:r w:rsidR="00AC2394" w:rsidRPr="001376A9">
          <w:rPr>
            <w:b w:val="0"/>
            <w:bCs/>
            <w:i w:val="0"/>
            <w:iCs/>
            <w:lang w:val="en-US"/>
            <w:rPrChange w:id="322" w:author="Mariana Gil" w:date="2022-04-15T18:52:00Z">
              <w:rPr>
                <w:b w:val="0"/>
                <w:bCs/>
                <w:i w:val="0"/>
                <w:iCs/>
                <w:lang w:val="en-US"/>
              </w:rPr>
            </w:rPrChange>
          </w:rPr>
          <w:t xml:space="preserve">lowest </w:t>
        </w:r>
      </w:ins>
      <w:ins w:id="323" w:author="Mariana Gil" w:date="2022-04-15T18:51:00Z">
        <w:r w:rsidR="009079B0" w:rsidRPr="001376A9">
          <w:rPr>
            <w:b w:val="0"/>
            <w:bCs/>
            <w:i w:val="0"/>
            <w:iCs/>
            <w:lang w:val="en-US"/>
            <w:rPrChange w:id="324" w:author="Mariana Gil" w:date="2022-04-15T18:52:00Z">
              <w:rPr>
                <w:b w:val="0"/>
                <w:bCs/>
                <w:i w:val="0"/>
                <w:iCs/>
                <w:lang w:val="en-US"/>
              </w:rPr>
            </w:rPrChange>
          </w:rPr>
          <w:t xml:space="preserve">number of </w:t>
        </w:r>
      </w:ins>
      <w:ins w:id="325" w:author="Mariana Gil" w:date="2022-04-15T18:48:00Z">
        <w:r w:rsidR="00AC2394" w:rsidRPr="001376A9">
          <w:rPr>
            <w:b w:val="0"/>
            <w:bCs/>
            <w:i w:val="0"/>
            <w:iCs/>
            <w:lang w:val="en-US"/>
            <w:rPrChange w:id="326" w:author="Mariana Gil" w:date="2022-04-15T18:52:00Z">
              <w:rPr>
                <w:b w:val="0"/>
                <w:bCs/>
                <w:i w:val="0"/>
                <w:iCs/>
                <w:lang w:val="en-US"/>
              </w:rPr>
            </w:rPrChange>
          </w:rPr>
          <w:t>reward points</w:t>
        </w:r>
      </w:ins>
      <w:ins w:id="327" w:author="Mariana Gil" w:date="2022-04-15T18:51:00Z">
        <w:r w:rsidR="009079B0" w:rsidRPr="001376A9">
          <w:rPr>
            <w:b w:val="0"/>
            <w:bCs/>
            <w:i w:val="0"/>
            <w:iCs/>
            <w:lang w:val="en-US"/>
            <w:rPrChange w:id="328" w:author="Mariana Gil" w:date="2022-04-15T18:52:00Z">
              <w:rPr>
                <w:b w:val="0"/>
                <w:bCs/>
                <w:i w:val="0"/>
                <w:iCs/>
                <w:lang w:val="en-US"/>
              </w:rPr>
            </w:rPrChange>
          </w:rPr>
          <w:t>;</w:t>
        </w:r>
      </w:ins>
      <w:del w:id="329" w:author="Mariana Gil" w:date="2022-04-15T18:27:00Z">
        <w:r w:rsidR="00102168" w:rsidRPr="001376A9" w:rsidDel="00102CBD">
          <w:rPr>
            <w:b w:val="0"/>
            <w:bCs/>
            <w:i w:val="0"/>
            <w:iCs/>
            <w:lang w:val="en-US"/>
            <w:rPrChange w:id="330" w:author="Mariana Gil" w:date="2022-04-15T18:52:00Z">
              <w:rPr>
                <w:b w:val="0"/>
                <w:bCs/>
                <w:i w:val="0"/>
                <w:iCs/>
                <w:lang w:val="en-US"/>
              </w:rPr>
            </w:rPrChange>
          </w:rPr>
          <w:delText>xxxx</w:delText>
        </w:r>
      </w:del>
      <w:ins w:id="331" w:author="Mariana Gil" w:date="2022-04-15T18:52:00Z">
        <w:r w:rsidRPr="001376A9">
          <w:rPr>
            <w:b w:val="0"/>
            <w:bCs/>
            <w:i w:val="0"/>
            <w:iCs/>
            <w:lang w:val="en-US"/>
            <w:rPrChange w:id="332" w:author="Mariana Gil" w:date="2022-04-15T18:52:00Z">
              <w:rPr>
                <w:b w:val="0"/>
                <w:bCs/>
                <w:i w:val="0"/>
                <w:iCs/>
                <w:lang w:val="en-US"/>
              </w:rPr>
            </w:rPrChange>
          </w:rPr>
          <w:t xml:space="preserve"> </w:t>
        </w:r>
        <w:r w:rsidRPr="001376A9">
          <w:rPr>
            <w:i w:val="0"/>
            <w:iCs/>
            <w:lang w:val="en-US"/>
            <w:rPrChange w:id="333" w:author="Mariana Gil" w:date="2022-04-15T18:53:00Z">
              <w:rPr>
                <w:b w:val="0"/>
                <w:bCs/>
                <w:i w:val="0"/>
                <w:iCs/>
                <w:lang w:val="en-US"/>
              </w:rPr>
            </w:rPrChange>
          </w:rPr>
          <w:t>(ii)</w:t>
        </w:r>
        <w:r w:rsidRPr="001376A9">
          <w:rPr>
            <w:b w:val="0"/>
            <w:bCs/>
            <w:i w:val="0"/>
            <w:iCs/>
            <w:lang w:val="en-US"/>
            <w:rPrChange w:id="334" w:author="Mariana Gil" w:date="2022-04-15T18:52:00Z">
              <w:rPr>
                <w:b w:val="0"/>
                <w:bCs/>
                <w:i w:val="0"/>
                <w:iCs/>
                <w:lang w:val="en-US"/>
              </w:rPr>
            </w:rPrChange>
          </w:rPr>
          <w:t xml:space="preserve"> </w:t>
        </w:r>
      </w:ins>
      <w:ins w:id="335" w:author="Mariana Gil" w:date="2022-04-15T18:49:00Z">
        <w:r w:rsidR="00AC2394" w:rsidRPr="001376A9">
          <w:rPr>
            <w:b w:val="0"/>
            <w:bCs/>
            <w:i w:val="0"/>
            <w:iCs/>
            <w:lang w:val="en-US"/>
            <w:rPrChange w:id="336" w:author="Mariana Gil" w:date="2022-04-15T18:52:00Z">
              <w:rPr>
                <w:lang w:val="en-US"/>
              </w:rPr>
            </w:rPrChange>
          </w:rPr>
          <w:t>The second group contains 31% of all clients with an average age of 44 years old and the clients are mostly female.</w:t>
        </w:r>
        <w:r w:rsidR="00AC2394" w:rsidRPr="001376A9">
          <w:rPr>
            <w:b w:val="0"/>
            <w:bCs/>
            <w:i w:val="0"/>
            <w:iCs/>
            <w:lang w:val="en-US"/>
            <w:rPrChange w:id="337" w:author="Mariana Gil" w:date="2022-04-15T18:52:00Z">
              <w:rPr>
                <w:b w:val="0"/>
                <w:bCs/>
                <w:i w:val="0"/>
                <w:iCs/>
                <w:lang w:val="en-US"/>
              </w:rPr>
            </w:rPrChange>
          </w:rPr>
          <w:t xml:space="preserve"> These clients travel for </w:t>
        </w:r>
      </w:ins>
      <w:ins w:id="338" w:author="Mariana Gil" w:date="2022-04-15T18:50:00Z">
        <w:r w:rsidR="009079B0" w:rsidRPr="001376A9">
          <w:rPr>
            <w:b w:val="0"/>
            <w:bCs/>
            <w:i w:val="0"/>
            <w:iCs/>
            <w:lang w:val="en-US"/>
            <w:rPrChange w:id="339" w:author="Mariana Gil" w:date="2022-04-15T18:52:00Z">
              <w:rPr>
                <w:b w:val="0"/>
                <w:bCs/>
                <w:i w:val="0"/>
                <w:iCs/>
                <w:lang w:val="en-US"/>
              </w:rPr>
            </w:rPrChange>
          </w:rPr>
          <w:t>leisure,</w:t>
        </w:r>
      </w:ins>
      <w:ins w:id="340" w:author="Mariana Gil" w:date="2022-04-15T18:49:00Z">
        <w:r w:rsidR="00AC2394" w:rsidRPr="001376A9">
          <w:rPr>
            <w:b w:val="0"/>
            <w:bCs/>
            <w:i w:val="0"/>
            <w:iCs/>
            <w:lang w:val="en-US"/>
            <w:rPrChange w:id="341" w:author="Mariana Gil" w:date="2022-04-15T18:52:00Z">
              <w:rPr>
                <w:b w:val="0"/>
                <w:bCs/>
                <w:i w:val="0"/>
                <w:iCs/>
                <w:lang w:val="en-US"/>
              </w:rPr>
            </w:rPrChange>
          </w:rPr>
          <w:t xml:space="preserve"> </w:t>
        </w:r>
      </w:ins>
      <w:ins w:id="342" w:author="Mariana Gil" w:date="2022-04-15T18:50:00Z">
        <w:r w:rsidR="00AC2394" w:rsidRPr="001376A9">
          <w:rPr>
            <w:b w:val="0"/>
            <w:bCs/>
            <w:i w:val="0"/>
            <w:iCs/>
            <w:lang w:val="en-US"/>
            <w:rPrChange w:id="343" w:author="Mariana Gil" w:date="2022-04-15T18:52:00Z">
              <w:rPr>
                <w:b w:val="0"/>
                <w:bCs/>
                <w:i w:val="0"/>
                <w:iCs/>
                <w:lang w:val="en-US"/>
              </w:rPr>
            </w:rPrChange>
          </w:rPr>
          <w:t xml:space="preserve">book double </w:t>
        </w:r>
        <w:proofErr w:type="gramStart"/>
        <w:r w:rsidR="00AC2394" w:rsidRPr="001376A9">
          <w:rPr>
            <w:b w:val="0"/>
            <w:bCs/>
            <w:i w:val="0"/>
            <w:iCs/>
            <w:lang w:val="en-US"/>
            <w:rPrChange w:id="344" w:author="Mariana Gil" w:date="2022-04-15T18:52:00Z">
              <w:rPr>
                <w:b w:val="0"/>
                <w:bCs/>
                <w:i w:val="0"/>
                <w:iCs/>
                <w:lang w:val="en-US"/>
              </w:rPr>
            </w:rPrChange>
          </w:rPr>
          <w:t>rooms</w:t>
        </w:r>
        <w:proofErr w:type="gramEnd"/>
        <w:r w:rsidR="009079B0" w:rsidRPr="001376A9">
          <w:rPr>
            <w:b w:val="0"/>
            <w:bCs/>
            <w:i w:val="0"/>
            <w:iCs/>
            <w:lang w:val="en-US"/>
            <w:rPrChange w:id="345" w:author="Mariana Gil" w:date="2022-04-15T18:52:00Z">
              <w:rPr>
                <w:b w:val="0"/>
                <w:bCs/>
                <w:i w:val="0"/>
                <w:iCs/>
                <w:lang w:val="en-US"/>
              </w:rPr>
            </w:rPrChange>
          </w:rPr>
          <w:t xml:space="preserve"> and have the highest </w:t>
        </w:r>
      </w:ins>
      <w:ins w:id="346" w:author="Mariana Gil" w:date="2022-04-15T18:51:00Z">
        <w:r w:rsidR="009079B0" w:rsidRPr="001376A9">
          <w:rPr>
            <w:b w:val="0"/>
            <w:bCs/>
            <w:i w:val="0"/>
            <w:iCs/>
            <w:lang w:val="en-US"/>
            <w:rPrChange w:id="347" w:author="Mariana Gil" w:date="2022-04-15T18:52:00Z">
              <w:rPr>
                <w:b w:val="0"/>
                <w:bCs/>
                <w:i w:val="0"/>
                <w:iCs/>
                <w:lang w:val="en-US"/>
              </w:rPr>
            </w:rPrChange>
          </w:rPr>
          <w:t xml:space="preserve">number of </w:t>
        </w:r>
      </w:ins>
      <w:ins w:id="348" w:author="Mariana Gil" w:date="2022-04-15T18:50:00Z">
        <w:r w:rsidR="009079B0" w:rsidRPr="001376A9">
          <w:rPr>
            <w:b w:val="0"/>
            <w:bCs/>
            <w:i w:val="0"/>
            <w:iCs/>
            <w:lang w:val="en-US"/>
            <w:rPrChange w:id="349" w:author="Mariana Gil" w:date="2022-04-15T18:52:00Z">
              <w:rPr>
                <w:b w:val="0"/>
                <w:bCs/>
                <w:i w:val="0"/>
                <w:iCs/>
                <w:lang w:val="en-US"/>
              </w:rPr>
            </w:rPrChange>
          </w:rPr>
          <w:t>reward points</w:t>
        </w:r>
      </w:ins>
      <w:ins w:id="350" w:author="Mariana Gil" w:date="2022-04-15T18:51:00Z">
        <w:r w:rsidR="009079B0" w:rsidRPr="001376A9">
          <w:rPr>
            <w:b w:val="0"/>
            <w:bCs/>
            <w:i w:val="0"/>
            <w:iCs/>
            <w:lang w:val="en-US"/>
            <w:rPrChange w:id="351" w:author="Mariana Gil" w:date="2022-04-15T18:52:00Z">
              <w:rPr>
                <w:b w:val="0"/>
                <w:bCs/>
                <w:i w:val="0"/>
                <w:iCs/>
                <w:lang w:val="en-US"/>
              </w:rPr>
            </w:rPrChange>
          </w:rPr>
          <w:t>;</w:t>
        </w:r>
      </w:ins>
      <w:ins w:id="352" w:author="Mariana Gil" w:date="2022-04-15T18:52:00Z">
        <w:r w:rsidRPr="001376A9">
          <w:rPr>
            <w:b w:val="0"/>
            <w:bCs/>
            <w:i w:val="0"/>
            <w:iCs/>
            <w:lang w:val="en-US"/>
            <w:rPrChange w:id="353" w:author="Mariana Gil" w:date="2022-04-15T18:52:00Z">
              <w:rPr>
                <w:b w:val="0"/>
                <w:bCs/>
                <w:i w:val="0"/>
                <w:iCs/>
                <w:lang w:val="en-US"/>
              </w:rPr>
            </w:rPrChange>
          </w:rPr>
          <w:t xml:space="preserve"> </w:t>
        </w:r>
        <w:r w:rsidRPr="001376A9">
          <w:rPr>
            <w:i w:val="0"/>
            <w:iCs/>
            <w:lang w:val="en-US"/>
            <w:rPrChange w:id="354" w:author="Mariana Gil" w:date="2022-04-15T18:53:00Z">
              <w:rPr>
                <w:b w:val="0"/>
                <w:bCs/>
                <w:i w:val="0"/>
                <w:iCs/>
                <w:lang w:val="en-US"/>
              </w:rPr>
            </w:rPrChange>
          </w:rPr>
          <w:t xml:space="preserve">(iii) </w:t>
        </w:r>
      </w:ins>
      <w:ins w:id="355" w:author="Mariana Gil" w:date="2022-04-15T18:51:00Z">
        <w:r w:rsidR="009079B0" w:rsidRPr="001376A9">
          <w:rPr>
            <w:b w:val="0"/>
            <w:bCs/>
            <w:i w:val="0"/>
            <w:iCs/>
            <w:lang w:val="en-US"/>
            <w:rPrChange w:id="356" w:author="Mariana Gil" w:date="2022-04-15T18:52:00Z">
              <w:rPr>
                <w:b w:val="0"/>
                <w:bCs/>
                <w:i w:val="0"/>
                <w:iCs/>
                <w:lang w:val="en-US"/>
              </w:rPr>
            </w:rPrChange>
          </w:rPr>
          <w:t>The last group contains 23% of all clients with an average age of 38 years old and is</w:t>
        </w:r>
      </w:ins>
      <w:ins w:id="357" w:author="Mariana Gil" w:date="2022-04-15T18:52:00Z">
        <w:r w:rsidR="009079B0" w:rsidRPr="001376A9">
          <w:rPr>
            <w:b w:val="0"/>
            <w:bCs/>
            <w:i w:val="0"/>
            <w:iCs/>
            <w:lang w:val="en-US"/>
            <w:rPrChange w:id="358" w:author="Mariana Gil" w:date="2022-04-15T18:52:00Z">
              <w:rPr>
                <w:b w:val="0"/>
                <w:bCs/>
                <w:i w:val="0"/>
                <w:iCs/>
                <w:lang w:val="en-US"/>
              </w:rPr>
            </w:rPrChange>
          </w:rPr>
          <w:t xml:space="preserve"> mostly female. These clients travel in business and book double rooms.</w:t>
        </w:r>
      </w:ins>
    </w:p>
    <w:p w14:paraId="1DAAEB5F" w14:textId="41146E9C" w:rsidR="00CA417E" w:rsidRDefault="00CA417E" w:rsidP="007E1D53">
      <w:pPr>
        <w:pStyle w:val="Heading3"/>
        <w:spacing w:before="0"/>
        <w:rPr>
          <w:lang w:val="en-US"/>
        </w:rPr>
        <w:pPrChange w:id="359" w:author="Mariana Gil" w:date="2022-04-15T18:53:00Z">
          <w:pPr/>
        </w:pPrChange>
      </w:pPr>
    </w:p>
    <w:p w14:paraId="47E41B02" w14:textId="6C67654F" w:rsidR="00CA417E" w:rsidRDefault="00FB283A" w:rsidP="00CA417E">
      <w:pPr>
        <w:pStyle w:val="Heading3"/>
        <w:numPr>
          <w:ilvl w:val="2"/>
          <w:numId w:val="4"/>
        </w:numPr>
        <w:rPr>
          <w:ins w:id="360" w:author="Mariana Gil" w:date="2022-04-15T18:53:00Z"/>
          <w:b w:val="0"/>
          <w:bCs/>
          <w:i w:val="0"/>
          <w:iCs/>
          <w:lang w:val="en-US"/>
        </w:rPr>
      </w:pPr>
      <w:bookmarkStart w:id="361" w:name="_Toc100600326"/>
      <w:r>
        <w:rPr>
          <w:lang w:val="en-US"/>
        </w:rPr>
        <w:t xml:space="preserve">Customer </w:t>
      </w:r>
      <w:r w:rsidR="00CA417E">
        <w:rPr>
          <w:lang w:val="en-US"/>
        </w:rPr>
        <w:t>Satisfaction Level</w:t>
      </w:r>
      <w:bookmarkEnd w:id="361"/>
      <w:ins w:id="362" w:author="Mariana Gil" w:date="2022-04-15T18:54:00Z">
        <w:r w:rsidR="002C7CF6">
          <w:rPr>
            <w:lang w:val="en-US"/>
          </w:rPr>
          <w:t xml:space="preserve"> (</w:t>
        </w:r>
      </w:ins>
      <w:ins w:id="363" w:author="Mariana Gil" w:date="2022-04-15T19:00:00Z">
        <w:r w:rsidR="00D87C15">
          <w:rPr>
            <w:lang w:val="en-US"/>
          </w:rPr>
          <w:fldChar w:fldCharType="begin"/>
        </w:r>
        <w:r w:rsidR="00D87C15">
          <w:rPr>
            <w:lang w:val="en-US"/>
          </w:rPr>
          <w:instrText xml:space="preserve"> REF _Ref100941658 \h </w:instrText>
        </w:r>
        <w:r w:rsidR="00D87C15">
          <w:rPr>
            <w:lang w:val="en-US"/>
          </w:rPr>
        </w:r>
      </w:ins>
      <w:r w:rsidR="00D87C15">
        <w:rPr>
          <w:lang w:val="en-US"/>
        </w:rPr>
        <w:fldChar w:fldCharType="separate"/>
      </w:r>
      <w:ins w:id="364" w:author="Mariana Gil" w:date="2022-04-15T19:00:00Z">
        <w:r w:rsidR="00D87C15" w:rsidRPr="00D87C15">
          <w:rPr>
            <w:lang w:val="en-GB"/>
            <w:rPrChange w:id="365" w:author="Mariana Gil" w:date="2022-04-15T19:00:00Z">
              <w:rPr/>
            </w:rPrChange>
          </w:rPr>
          <w:t>Figure</w:t>
        </w:r>
        <w:r w:rsidR="00D87C15">
          <w:rPr>
            <w:lang w:val="en-GB"/>
          </w:rPr>
          <w:t>s</w:t>
        </w:r>
        <w:r w:rsidR="00D87C15" w:rsidRPr="00D87C15">
          <w:rPr>
            <w:lang w:val="en-GB"/>
            <w:rPrChange w:id="366" w:author="Mariana Gil" w:date="2022-04-15T19:00:00Z">
              <w:rPr/>
            </w:rPrChange>
          </w:rPr>
          <w:t xml:space="preserve"> </w:t>
        </w:r>
        <w:r w:rsidR="00D87C15" w:rsidRPr="00D87C15">
          <w:rPr>
            <w:noProof/>
            <w:lang w:val="en-GB"/>
            <w:rPrChange w:id="367" w:author="Mariana Gil" w:date="2022-04-15T19:00:00Z">
              <w:rPr>
                <w:noProof/>
              </w:rPr>
            </w:rPrChange>
          </w:rPr>
          <w:t>26</w:t>
        </w:r>
        <w:r w:rsidR="00D87C15">
          <w:rPr>
            <w:lang w:val="en-US"/>
          </w:rPr>
          <w:fldChar w:fldCharType="end"/>
        </w:r>
      </w:ins>
      <w:ins w:id="368" w:author="Mariana Gil" w:date="2022-04-15T18:54:00Z">
        <w:r w:rsidR="002C7CF6">
          <w:rPr>
            <w:lang w:val="en-US"/>
          </w:rPr>
          <w:t>-</w:t>
        </w:r>
      </w:ins>
      <w:ins w:id="369" w:author="Mariana Gil" w:date="2022-04-15T19:00:00Z">
        <w:r w:rsidR="00D87C15">
          <w:rPr>
            <w:lang w:val="en-US"/>
          </w:rPr>
          <w:t>31</w:t>
        </w:r>
      </w:ins>
      <w:ins w:id="370" w:author="Mariana Gil" w:date="2022-04-15T18:54:00Z">
        <w:r w:rsidR="002C7CF6">
          <w:rPr>
            <w:lang w:val="en-US"/>
          </w:rPr>
          <w:t>)</w:t>
        </w:r>
      </w:ins>
      <w:r w:rsidR="00102168">
        <w:rPr>
          <w:i w:val="0"/>
          <w:iCs/>
          <w:lang w:val="en-US"/>
        </w:rPr>
        <w:t xml:space="preserve">: </w:t>
      </w:r>
      <w:ins w:id="371" w:author="Mariana Gil" w:date="2022-04-15T18:53:00Z">
        <w:r w:rsidR="007E1D53">
          <w:rPr>
            <w:b w:val="0"/>
            <w:bCs/>
            <w:i w:val="0"/>
            <w:iCs/>
            <w:lang w:val="en-US"/>
          </w:rPr>
          <w:t>The team identified three distinct groups of customers</w:t>
        </w:r>
        <w:r w:rsidR="007E1D53">
          <w:rPr>
            <w:b w:val="0"/>
            <w:bCs/>
            <w:i w:val="0"/>
            <w:iCs/>
            <w:lang w:val="en-US"/>
          </w:rPr>
          <w:t xml:space="preserve"> regarding their satisfaction level</w:t>
        </w:r>
        <w:r w:rsidR="007E1D53">
          <w:rPr>
            <w:b w:val="0"/>
            <w:bCs/>
            <w:i w:val="0"/>
            <w:iCs/>
            <w:lang w:val="en-US"/>
          </w:rPr>
          <w:t>.</w:t>
        </w:r>
      </w:ins>
      <w:ins w:id="372" w:author="Mariana Gil" w:date="2022-04-15T19:30:00Z">
        <w:r w:rsidR="004C7CBC">
          <w:rPr>
            <w:b w:val="0"/>
            <w:bCs/>
            <w:i w:val="0"/>
            <w:iCs/>
            <w:lang w:val="en-US"/>
          </w:rPr>
          <w:t xml:space="preserve"> </w:t>
        </w:r>
      </w:ins>
      <w:ins w:id="373" w:author="Mariana Gil" w:date="2022-04-15T19:45:00Z">
        <w:r w:rsidR="00731618">
          <w:rPr>
            <w:b w:val="0"/>
            <w:bCs/>
            <w:i w:val="0"/>
            <w:iCs/>
            <w:lang w:val="en-US"/>
          </w:rPr>
          <w:t>The variables considered were ‘</w:t>
        </w:r>
        <w:r w:rsidR="007E1E55">
          <w:rPr>
            <w:b w:val="0"/>
            <w:bCs/>
            <w:i w:val="0"/>
            <w:iCs/>
            <w:lang w:val="en-US"/>
          </w:rPr>
          <w:t>Accommodation’, ‘Reception’, ‘Catering’, ‘Location’ and ‘</w:t>
        </w:r>
        <w:proofErr w:type="spellStart"/>
        <w:r w:rsidR="007E1E55">
          <w:rPr>
            <w:b w:val="0"/>
            <w:bCs/>
            <w:i w:val="0"/>
            <w:iCs/>
            <w:lang w:val="en-US"/>
          </w:rPr>
          <w:t>PriceQuality</w:t>
        </w:r>
        <w:proofErr w:type="spellEnd"/>
        <w:r w:rsidR="007E1E55">
          <w:rPr>
            <w:b w:val="0"/>
            <w:bCs/>
            <w:i w:val="0"/>
            <w:iCs/>
            <w:lang w:val="en-US"/>
          </w:rPr>
          <w:t>’</w:t>
        </w:r>
        <w:r w:rsidR="007E1E55">
          <w:rPr>
            <w:b w:val="0"/>
            <w:bCs/>
            <w:i w:val="0"/>
            <w:iCs/>
            <w:lang w:val="en-US"/>
          </w:rPr>
          <w:t>.</w:t>
        </w:r>
      </w:ins>
      <w:del w:id="374" w:author="Mariana Gil" w:date="2022-04-15T18:53:00Z">
        <w:r w:rsidR="00102168" w:rsidRPr="00102168" w:rsidDel="007E1D53">
          <w:rPr>
            <w:b w:val="0"/>
            <w:bCs/>
            <w:i w:val="0"/>
            <w:iCs/>
            <w:lang w:val="en-US"/>
          </w:rPr>
          <w:delText>xxx</w:delText>
        </w:r>
      </w:del>
    </w:p>
    <w:p w14:paraId="00B471EB" w14:textId="333AA67C" w:rsidR="007E1D53" w:rsidRPr="00C02585" w:rsidDel="002B25C1" w:rsidRDefault="007E1D53" w:rsidP="007E1D53">
      <w:pPr>
        <w:rPr>
          <w:del w:id="375" w:author="Mariana Gil" w:date="2022-04-15T19:06:00Z"/>
          <w:bCs/>
          <w:iCs/>
          <w:lang w:val="en-US"/>
          <w:rPrChange w:id="376" w:author="Mariana Gil" w:date="2022-04-15T19:05:00Z">
            <w:rPr>
              <w:del w:id="377" w:author="Mariana Gil" w:date="2022-04-15T19:06:00Z"/>
              <w:lang w:val="en-US"/>
            </w:rPr>
          </w:rPrChange>
        </w:rPr>
        <w:pPrChange w:id="378" w:author="Mariana Gil" w:date="2022-04-15T18:53:00Z">
          <w:pPr>
            <w:pStyle w:val="Heading3"/>
            <w:numPr>
              <w:ilvl w:val="2"/>
              <w:numId w:val="4"/>
            </w:numPr>
            <w:ind w:left="1080" w:hanging="720"/>
          </w:pPr>
        </w:pPrChange>
      </w:pPr>
      <w:ins w:id="379" w:author="Mariana Gil" w:date="2022-04-15T18:53:00Z">
        <w:r w:rsidRPr="007E1D53">
          <w:rPr>
            <w:b/>
            <w:lang w:val="en-US"/>
            <w:rPrChange w:id="380" w:author="Mariana Gil" w:date="2022-04-15T18:53:00Z">
              <w:rPr>
                <w:i w:val="0"/>
                <w:iCs/>
                <w:lang w:val="en-US"/>
              </w:rPr>
            </w:rPrChange>
          </w:rPr>
          <w:t>(</w:t>
        </w:r>
        <w:proofErr w:type="spellStart"/>
        <w:r w:rsidRPr="007E1D53">
          <w:rPr>
            <w:b/>
            <w:lang w:val="en-US"/>
            <w:rPrChange w:id="381" w:author="Mariana Gil" w:date="2022-04-15T18:53:00Z">
              <w:rPr>
                <w:i w:val="0"/>
                <w:iCs/>
                <w:lang w:val="en-US"/>
              </w:rPr>
            </w:rPrChange>
          </w:rPr>
          <w:t>i</w:t>
        </w:r>
        <w:proofErr w:type="spellEnd"/>
        <w:r w:rsidRPr="007E1D53">
          <w:rPr>
            <w:b/>
            <w:lang w:val="en-US"/>
            <w:rPrChange w:id="382" w:author="Mariana Gil" w:date="2022-04-15T18:53:00Z">
              <w:rPr>
                <w:i w:val="0"/>
                <w:iCs/>
                <w:lang w:val="en-US"/>
              </w:rPr>
            </w:rPrChange>
          </w:rPr>
          <w:t>)</w:t>
        </w:r>
        <w:r w:rsidRPr="00D10519">
          <w:rPr>
            <w:b/>
            <w:i/>
            <w:iCs/>
            <w:lang w:val="en-US"/>
          </w:rPr>
          <w:t xml:space="preserve"> </w:t>
        </w:r>
      </w:ins>
      <w:ins w:id="383" w:author="Mariana Gil" w:date="2022-04-15T19:00:00Z">
        <w:r w:rsidR="00A51150" w:rsidRPr="00A51150">
          <w:rPr>
            <w:bCs/>
            <w:lang w:val="en-US"/>
            <w:rPrChange w:id="384" w:author="Mariana Gil" w:date="2022-04-15T19:00:00Z">
              <w:rPr>
                <w:b w:val="0"/>
                <w:lang w:val="en-US"/>
              </w:rPr>
            </w:rPrChange>
          </w:rPr>
          <w:t xml:space="preserve">The </w:t>
        </w:r>
        <w:r w:rsidR="00A51150">
          <w:rPr>
            <w:bCs/>
            <w:iCs/>
            <w:lang w:val="en-US"/>
          </w:rPr>
          <w:t xml:space="preserve">first </w:t>
        </w:r>
      </w:ins>
      <w:ins w:id="385" w:author="Mariana Gil" w:date="2022-04-15T19:01:00Z">
        <w:r w:rsidR="00A51150">
          <w:rPr>
            <w:bCs/>
            <w:iCs/>
            <w:lang w:val="en-US"/>
          </w:rPr>
          <w:t xml:space="preserve">cluster </w:t>
        </w:r>
        <w:r w:rsidR="00A857E3">
          <w:rPr>
            <w:bCs/>
            <w:iCs/>
            <w:lang w:val="en-US"/>
          </w:rPr>
          <w:t>contains 31% of clients, mostly male</w:t>
        </w:r>
      </w:ins>
      <w:ins w:id="386" w:author="Mariana Gil" w:date="2022-04-15T19:02:00Z">
        <w:r w:rsidR="00503A4F">
          <w:rPr>
            <w:bCs/>
            <w:iCs/>
            <w:lang w:val="en-US"/>
          </w:rPr>
          <w:t>, and has the lowest satisfaction in general</w:t>
        </w:r>
      </w:ins>
      <w:ins w:id="387" w:author="Mariana Gil" w:date="2022-04-15T19:03:00Z">
        <w:r w:rsidR="00503A4F">
          <w:rPr>
            <w:bCs/>
            <w:iCs/>
            <w:lang w:val="en-US"/>
          </w:rPr>
          <w:t xml:space="preserve">, </w:t>
        </w:r>
        <w:proofErr w:type="gramStart"/>
        <w:r w:rsidR="00503A4F">
          <w:rPr>
            <w:bCs/>
            <w:iCs/>
            <w:lang w:val="en-US"/>
          </w:rPr>
          <w:t>in particular concerning</w:t>
        </w:r>
        <w:proofErr w:type="gramEnd"/>
        <w:r w:rsidR="00503A4F">
          <w:rPr>
            <w:bCs/>
            <w:iCs/>
            <w:lang w:val="en-US"/>
          </w:rPr>
          <w:t xml:space="preserve"> the accommodation, reception and price quality services</w:t>
        </w:r>
      </w:ins>
      <w:ins w:id="388" w:author="Mariana Gil" w:date="2022-04-15T18:53:00Z">
        <w:r w:rsidRPr="00D10519">
          <w:rPr>
            <w:bCs/>
            <w:iCs/>
            <w:lang w:val="en-US"/>
          </w:rPr>
          <w:t xml:space="preserve">; </w:t>
        </w:r>
        <w:r w:rsidRPr="00D10519">
          <w:rPr>
            <w:b/>
            <w:iCs/>
            <w:lang w:val="en-US"/>
          </w:rPr>
          <w:t>(ii)</w:t>
        </w:r>
      </w:ins>
      <w:ins w:id="389" w:author="Mariana Gil" w:date="2022-04-15T19:03:00Z">
        <w:r w:rsidR="00996339">
          <w:rPr>
            <w:b/>
            <w:iCs/>
            <w:lang w:val="en-US"/>
          </w:rPr>
          <w:t xml:space="preserve"> </w:t>
        </w:r>
        <w:r w:rsidR="00996339">
          <w:rPr>
            <w:bCs/>
            <w:iCs/>
            <w:lang w:val="en-US"/>
          </w:rPr>
          <w:t xml:space="preserve">The second cluster contains 36% of clients, mostly female, </w:t>
        </w:r>
      </w:ins>
      <w:ins w:id="390" w:author="Mariana Gil" w:date="2022-04-15T19:04:00Z">
        <w:r w:rsidR="00996339">
          <w:rPr>
            <w:bCs/>
            <w:iCs/>
            <w:lang w:val="en-US"/>
          </w:rPr>
          <w:t xml:space="preserve">and have the highest number of reward points. This group gives the highest ratings </w:t>
        </w:r>
      </w:ins>
      <w:ins w:id="391" w:author="Mariana Gil" w:date="2022-04-15T19:05:00Z">
        <w:r w:rsidR="00996339">
          <w:rPr>
            <w:bCs/>
            <w:iCs/>
            <w:lang w:val="en-US"/>
          </w:rPr>
          <w:t>to all services, except for price quality</w:t>
        </w:r>
      </w:ins>
      <w:ins w:id="392" w:author="Mariana Gil" w:date="2022-04-15T18:53:00Z">
        <w:r w:rsidRPr="00D10519">
          <w:rPr>
            <w:bCs/>
            <w:iCs/>
            <w:lang w:val="en-US"/>
          </w:rPr>
          <w:t xml:space="preserve">; </w:t>
        </w:r>
        <w:r w:rsidRPr="00D10519">
          <w:rPr>
            <w:b/>
            <w:iCs/>
            <w:lang w:val="en-US"/>
          </w:rPr>
          <w:t xml:space="preserve">(iii) </w:t>
        </w:r>
      </w:ins>
      <w:ins w:id="393" w:author="Mariana Gil" w:date="2022-04-15T19:05:00Z">
        <w:r w:rsidR="00C02585">
          <w:rPr>
            <w:bCs/>
            <w:iCs/>
            <w:lang w:val="en-US"/>
          </w:rPr>
          <w:t xml:space="preserve">The last group contains 34% of clients, mostly female, and have the lowest number of reward points. </w:t>
        </w:r>
      </w:ins>
      <w:ins w:id="394" w:author="Mariana Gil" w:date="2022-04-15T19:06:00Z">
        <w:r w:rsidR="00971855">
          <w:rPr>
            <w:bCs/>
            <w:iCs/>
            <w:lang w:val="en-US"/>
          </w:rPr>
          <w:t>These clients give the lowest rates do catering and location, however, give the highest rates to price quality.</w:t>
        </w:r>
      </w:ins>
    </w:p>
    <w:p w14:paraId="7960A515" w14:textId="0BAA11AA" w:rsidR="00CA417E" w:rsidRDefault="00CA417E" w:rsidP="00CA417E">
      <w:pPr>
        <w:rPr>
          <w:lang w:val="en-US"/>
        </w:rPr>
      </w:pPr>
    </w:p>
    <w:p w14:paraId="16746420" w14:textId="6090D4D6" w:rsidR="00CA417E" w:rsidRPr="00CA417E" w:rsidRDefault="00FB283A" w:rsidP="00CA417E">
      <w:pPr>
        <w:pStyle w:val="Heading3"/>
        <w:numPr>
          <w:ilvl w:val="2"/>
          <w:numId w:val="4"/>
        </w:numPr>
        <w:rPr>
          <w:lang w:val="en-US"/>
        </w:rPr>
      </w:pPr>
      <w:bookmarkStart w:id="395" w:name="_Toc100600327"/>
      <w:r>
        <w:rPr>
          <w:lang w:val="en-US"/>
        </w:rPr>
        <w:t xml:space="preserve">Customer </w:t>
      </w:r>
      <w:bookmarkEnd w:id="395"/>
      <w:r w:rsidR="001176BA">
        <w:rPr>
          <w:lang w:val="en-US"/>
        </w:rPr>
        <w:t>Retention</w:t>
      </w:r>
      <w:ins w:id="396" w:author="Mariana Gil" w:date="2022-04-15T19:11:00Z">
        <w:r w:rsidR="00567B0E">
          <w:rPr>
            <w:lang w:val="en-US"/>
          </w:rPr>
          <w:t xml:space="preserve"> (</w:t>
        </w:r>
        <w:r w:rsidR="00567B0E">
          <w:rPr>
            <w:lang w:val="en-US"/>
          </w:rPr>
          <w:fldChar w:fldCharType="begin"/>
        </w:r>
        <w:r w:rsidR="00567B0E">
          <w:rPr>
            <w:lang w:val="en-US"/>
          </w:rPr>
          <w:instrText xml:space="preserve"> REF _Ref100942303 \h </w:instrText>
        </w:r>
        <w:r w:rsidR="00567B0E">
          <w:rPr>
            <w:lang w:val="en-US"/>
          </w:rPr>
        </w:r>
      </w:ins>
      <w:r w:rsidR="00567B0E">
        <w:rPr>
          <w:lang w:val="en-US"/>
        </w:rPr>
        <w:fldChar w:fldCharType="separate"/>
      </w:r>
      <w:ins w:id="397" w:author="Mariana Gil" w:date="2022-04-15T19:11:00Z">
        <w:r w:rsidR="00567B0E" w:rsidRPr="00567B0E">
          <w:rPr>
            <w:lang w:val="en-GB"/>
            <w:rPrChange w:id="398" w:author="Mariana Gil" w:date="2022-04-15T19:11:00Z">
              <w:rPr/>
            </w:rPrChange>
          </w:rPr>
          <w:t>Figure</w:t>
        </w:r>
        <w:r w:rsidR="00567B0E">
          <w:rPr>
            <w:lang w:val="en-GB"/>
          </w:rPr>
          <w:t>s</w:t>
        </w:r>
        <w:r w:rsidR="00567B0E" w:rsidRPr="00567B0E">
          <w:rPr>
            <w:lang w:val="en-GB"/>
            <w:rPrChange w:id="399" w:author="Mariana Gil" w:date="2022-04-15T19:11:00Z">
              <w:rPr/>
            </w:rPrChange>
          </w:rPr>
          <w:t xml:space="preserve"> </w:t>
        </w:r>
        <w:r w:rsidR="00567B0E" w:rsidRPr="00567B0E">
          <w:rPr>
            <w:noProof/>
            <w:lang w:val="en-GB"/>
            <w:rPrChange w:id="400" w:author="Mariana Gil" w:date="2022-04-15T19:11:00Z">
              <w:rPr>
                <w:noProof/>
              </w:rPr>
            </w:rPrChange>
          </w:rPr>
          <w:t>32</w:t>
        </w:r>
        <w:r w:rsidR="00567B0E">
          <w:rPr>
            <w:lang w:val="en-US"/>
          </w:rPr>
          <w:fldChar w:fldCharType="end"/>
        </w:r>
        <w:r w:rsidR="00567B0E">
          <w:rPr>
            <w:lang w:val="en-US"/>
          </w:rPr>
          <w:t>-35)</w:t>
        </w:r>
      </w:ins>
      <w:r w:rsidR="00102168">
        <w:rPr>
          <w:lang w:val="en-US"/>
        </w:rPr>
        <w:t xml:space="preserve">: </w:t>
      </w:r>
      <w:ins w:id="401" w:author="Mariana Gil" w:date="2022-04-15T19:07:00Z">
        <w:r w:rsidR="00E26989">
          <w:rPr>
            <w:b w:val="0"/>
            <w:bCs/>
            <w:i w:val="0"/>
            <w:iCs/>
            <w:lang w:val="en-US"/>
          </w:rPr>
          <w:t xml:space="preserve">The team identified three distinct groups of customers regarding their </w:t>
        </w:r>
        <w:r w:rsidR="00E26989">
          <w:rPr>
            <w:b w:val="0"/>
            <w:bCs/>
            <w:i w:val="0"/>
            <w:iCs/>
            <w:lang w:val="en-US"/>
          </w:rPr>
          <w:t>retention level</w:t>
        </w:r>
        <w:r w:rsidR="00E26989">
          <w:rPr>
            <w:b w:val="0"/>
            <w:bCs/>
            <w:i w:val="0"/>
            <w:iCs/>
            <w:lang w:val="en-US"/>
          </w:rPr>
          <w:t>.</w:t>
        </w:r>
      </w:ins>
      <w:ins w:id="402" w:author="Mariana Gil" w:date="2022-04-15T19:30:00Z">
        <w:r w:rsidR="004C7CBC">
          <w:rPr>
            <w:b w:val="0"/>
            <w:bCs/>
            <w:i w:val="0"/>
            <w:iCs/>
            <w:lang w:val="en-US"/>
          </w:rPr>
          <w:t xml:space="preserve"> </w:t>
        </w:r>
      </w:ins>
      <w:ins w:id="403" w:author="Mariana Gil" w:date="2022-04-15T19:46:00Z">
        <w:r w:rsidR="00E6191F">
          <w:rPr>
            <w:b w:val="0"/>
            <w:bCs/>
            <w:i w:val="0"/>
            <w:iCs/>
            <w:lang w:val="en-US"/>
          </w:rPr>
          <w:t xml:space="preserve">The variables considered were </w:t>
        </w:r>
        <w:r w:rsidR="00E6191F">
          <w:rPr>
            <w:b w:val="0"/>
            <w:bCs/>
            <w:i w:val="0"/>
            <w:iCs/>
            <w:lang w:val="en-US"/>
          </w:rPr>
          <w:t>‘Churn’, ‘Longevity’ and ‘</w:t>
        </w:r>
        <w:proofErr w:type="spellStart"/>
        <w:r w:rsidR="003D5C4C">
          <w:rPr>
            <w:b w:val="0"/>
            <w:bCs/>
            <w:i w:val="0"/>
            <w:iCs/>
            <w:lang w:val="en-US"/>
          </w:rPr>
          <w:t>satisfaction_avg</w:t>
        </w:r>
        <w:proofErr w:type="spellEnd"/>
        <w:r w:rsidR="003D5C4C">
          <w:rPr>
            <w:b w:val="0"/>
            <w:bCs/>
            <w:i w:val="0"/>
            <w:iCs/>
            <w:lang w:val="en-US"/>
          </w:rPr>
          <w:t>’. Even though the variable ‘</w:t>
        </w:r>
        <w:proofErr w:type="spellStart"/>
        <w:r w:rsidR="003D5C4C">
          <w:rPr>
            <w:b w:val="0"/>
            <w:bCs/>
            <w:i w:val="0"/>
            <w:iCs/>
            <w:lang w:val="en-US"/>
          </w:rPr>
          <w:t>satisfaction_avg</w:t>
        </w:r>
        <w:proofErr w:type="spellEnd"/>
        <w:r w:rsidR="003D5C4C">
          <w:rPr>
            <w:b w:val="0"/>
            <w:bCs/>
            <w:i w:val="0"/>
            <w:iCs/>
            <w:lang w:val="en-US"/>
          </w:rPr>
          <w:t>’ is calculated from the variab</w:t>
        </w:r>
      </w:ins>
      <w:ins w:id="404" w:author="Mariana Gil" w:date="2022-04-15T19:47:00Z">
        <w:r w:rsidR="003D5C4C">
          <w:rPr>
            <w:b w:val="0"/>
            <w:bCs/>
            <w:i w:val="0"/>
            <w:iCs/>
            <w:lang w:val="en-US"/>
          </w:rPr>
          <w:t>les used in the customer satisfaction level clusters, the team found some good results and therefore has kept this perspective.</w:t>
        </w:r>
      </w:ins>
      <w:ins w:id="405" w:author="Mariana Gil" w:date="2022-04-15T19:46:00Z">
        <w:r w:rsidR="00E6191F">
          <w:rPr>
            <w:b w:val="0"/>
            <w:bCs/>
            <w:i w:val="0"/>
            <w:iCs/>
            <w:lang w:val="en-US"/>
          </w:rPr>
          <w:t xml:space="preserve"> </w:t>
        </w:r>
      </w:ins>
      <w:del w:id="406" w:author="Mariana Gil" w:date="2022-04-15T19:07:00Z">
        <w:r w:rsidR="00102168" w:rsidDel="00E26989">
          <w:rPr>
            <w:b w:val="0"/>
            <w:bCs/>
            <w:i w:val="0"/>
            <w:iCs/>
            <w:lang w:val="en-US"/>
          </w:rPr>
          <w:delText>xxxxx</w:delText>
        </w:r>
      </w:del>
    </w:p>
    <w:p w14:paraId="7FB379DB" w14:textId="04CEC646" w:rsidR="00CA417E" w:rsidRPr="004C7CBC" w:rsidDel="00731618" w:rsidRDefault="002B25C1" w:rsidP="00CA417E">
      <w:pPr>
        <w:rPr>
          <w:del w:id="407" w:author="Mariana Gil" w:date="2022-04-15T19:44:00Z"/>
          <w:lang w:val="en-GB"/>
          <w:rPrChange w:id="408" w:author="Mariana Gil" w:date="2022-04-15T19:31:00Z">
            <w:rPr>
              <w:del w:id="409" w:author="Mariana Gil" w:date="2022-04-15T19:44:00Z"/>
              <w:lang w:val="en-US"/>
            </w:rPr>
          </w:rPrChange>
        </w:rPr>
      </w:pPr>
      <w:ins w:id="410" w:author="Mariana Gil" w:date="2022-04-15T19:06:00Z">
        <w:r w:rsidRPr="004C7CBC">
          <w:rPr>
            <w:b/>
            <w:lang w:val="en-GB"/>
            <w:rPrChange w:id="411" w:author="Mariana Gil" w:date="2022-04-15T19:31:00Z">
              <w:rPr>
                <w:b/>
                <w:lang w:val="en-US"/>
              </w:rPr>
            </w:rPrChange>
          </w:rPr>
          <w:t>(</w:t>
        </w:r>
        <w:proofErr w:type="spellStart"/>
        <w:r w:rsidRPr="004C7CBC">
          <w:rPr>
            <w:b/>
            <w:lang w:val="en-GB"/>
            <w:rPrChange w:id="412" w:author="Mariana Gil" w:date="2022-04-15T19:31:00Z">
              <w:rPr>
                <w:b/>
                <w:lang w:val="en-US"/>
              </w:rPr>
            </w:rPrChange>
          </w:rPr>
          <w:t>i</w:t>
        </w:r>
        <w:proofErr w:type="spellEnd"/>
        <w:r w:rsidRPr="004C7CBC">
          <w:rPr>
            <w:b/>
            <w:lang w:val="en-GB"/>
            <w:rPrChange w:id="413" w:author="Mariana Gil" w:date="2022-04-15T19:31:00Z">
              <w:rPr>
                <w:b/>
                <w:lang w:val="en-US"/>
              </w:rPr>
            </w:rPrChange>
          </w:rPr>
          <w:t>)</w:t>
        </w:r>
        <w:r w:rsidRPr="004C7CBC">
          <w:rPr>
            <w:b/>
            <w:i/>
            <w:iCs/>
            <w:lang w:val="en-GB"/>
            <w:rPrChange w:id="414" w:author="Mariana Gil" w:date="2022-04-15T19:31:00Z">
              <w:rPr>
                <w:b/>
                <w:i/>
                <w:iCs/>
                <w:lang w:val="en-US"/>
              </w:rPr>
            </w:rPrChange>
          </w:rPr>
          <w:t xml:space="preserve"> </w:t>
        </w:r>
      </w:ins>
      <w:ins w:id="415" w:author="Mariana Gil" w:date="2022-04-15T19:31:00Z">
        <w:r w:rsidR="004C7CBC" w:rsidRPr="004C7CBC">
          <w:rPr>
            <w:bCs/>
            <w:lang w:val="en-GB"/>
            <w:rPrChange w:id="416" w:author="Mariana Gil" w:date="2022-04-15T19:31:00Z">
              <w:rPr>
                <w:bCs/>
              </w:rPr>
            </w:rPrChange>
          </w:rPr>
          <w:t xml:space="preserve">The first group </w:t>
        </w:r>
        <w:r w:rsidR="001247FD" w:rsidRPr="004C7CBC">
          <w:rPr>
            <w:bCs/>
            <w:lang w:val="en-GB"/>
            <w:rPrChange w:id="417" w:author="Mariana Gil" w:date="2022-04-15T19:31:00Z">
              <w:rPr>
                <w:bCs/>
                <w:lang w:val="en-GB"/>
              </w:rPr>
            </w:rPrChange>
          </w:rPr>
          <w:t>contains</w:t>
        </w:r>
        <w:r w:rsidR="004C7CBC" w:rsidRPr="004C7CBC">
          <w:rPr>
            <w:bCs/>
            <w:lang w:val="en-GB"/>
            <w:rPrChange w:id="418" w:author="Mariana Gil" w:date="2022-04-15T19:31:00Z">
              <w:rPr>
                <w:bCs/>
              </w:rPr>
            </w:rPrChange>
          </w:rPr>
          <w:t xml:space="preserve"> 18% of client</w:t>
        </w:r>
        <w:r w:rsidR="004C7CBC">
          <w:rPr>
            <w:bCs/>
            <w:lang w:val="en-GB"/>
          </w:rPr>
          <w:t>s</w:t>
        </w:r>
      </w:ins>
      <w:ins w:id="419" w:author="Mariana Gil" w:date="2022-04-15T19:39:00Z">
        <w:r w:rsidR="00BB41B0">
          <w:rPr>
            <w:bCs/>
            <w:lang w:val="en-GB"/>
          </w:rPr>
          <w:t>, largely female</w:t>
        </w:r>
      </w:ins>
      <w:ins w:id="420" w:author="Mariana Gil" w:date="2022-04-15T19:40:00Z">
        <w:r w:rsidR="00BB41B0">
          <w:rPr>
            <w:bCs/>
            <w:lang w:val="en-GB"/>
          </w:rPr>
          <w:t>, and presents low recency</w:t>
        </w:r>
      </w:ins>
      <w:ins w:id="421" w:author="Mariana Gil" w:date="2022-04-15T19:39:00Z">
        <w:r w:rsidR="00BB41B0">
          <w:rPr>
            <w:bCs/>
            <w:lang w:val="en-GB"/>
          </w:rPr>
          <w:t xml:space="preserve">. </w:t>
        </w:r>
        <w:proofErr w:type="gramStart"/>
        <w:r w:rsidR="00BB41B0">
          <w:rPr>
            <w:bCs/>
            <w:lang w:val="en-GB"/>
          </w:rPr>
          <w:t>The majority of</w:t>
        </w:r>
        <w:proofErr w:type="gramEnd"/>
        <w:r w:rsidR="00BB41B0">
          <w:rPr>
            <w:bCs/>
            <w:lang w:val="en-GB"/>
          </w:rPr>
          <w:t xml:space="preserve"> this group have</w:t>
        </w:r>
      </w:ins>
      <w:ins w:id="422" w:author="Mariana Gil" w:date="2022-04-15T19:35:00Z">
        <w:r w:rsidR="001247FD">
          <w:rPr>
            <w:bCs/>
            <w:lang w:val="en-GB"/>
          </w:rPr>
          <w:t xml:space="preserve"> no churn, nonetheless, the team detected a </w:t>
        </w:r>
      </w:ins>
      <w:ins w:id="423" w:author="Mariana Gil" w:date="2022-04-15T19:36:00Z">
        <w:r w:rsidR="001247FD">
          <w:rPr>
            <w:bCs/>
            <w:lang w:val="en-GB"/>
          </w:rPr>
          <w:t xml:space="preserve">few churn cases </w:t>
        </w:r>
        <w:r w:rsidR="00BB41B0">
          <w:rPr>
            <w:bCs/>
            <w:lang w:val="en-GB"/>
          </w:rPr>
          <w:t xml:space="preserve">that require </w:t>
        </w:r>
      </w:ins>
      <w:ins w:id="424" w:author="Mariana Gil" w:date="2022-04-15T19:37:00Z">
        <w:r w:rsidR="00BB41B0">
          <w:rPr>
            <w:bCs/>
            <w:lang w:val="en-GB"/>
          </w:rPr>
          <w:t>s</w:t>
        </w:r>
      </w:ins>
      <w:ins w:id="425" w:author="Mariana Gil" w:date="2022-04-15T19:36:00Z">
        <w:r w:rsidR="00BB41B0">
          <w:rPr>
            <w:bCs/>
            <w:lang w:val="en-GB"/>
          </w:rPr>
          <w:t>ome attention</w:t>
        </w:r>
      </w:ins>
      <w:ins w:id="426" w:author="Mariana Gil" w:date="2022-04-15T19:06:00Z">
        <w:r w:rsidRPr="004C7CBC">
          <w:rPr>
            <w:bCs/>
            <w:iCs/>
            <w:lang w:val="en-GB"/>
            <w:rPrChange w:id="427" w:author="Mariana Gil" w:date="2022-04-15T19:31:00Z">
              <w:rPr>
                <w:bCs/>
                <w:iCs/>
                <w:lang w:val="en-US"/>
              </w:rPr>
            </w:rPrChange>
          </w:rPr>
          <w:t xml:space="preserve">; </w:t>
        </w:r>
        <w:r w:rsidRPr="004C7CBC">
          <w:rPr>
            <w:b/>
            <w:iCs/>
            <w:lang w:val="en-GB"/>
            <w:rPrChange w:id="428" w:author="Mariana Gil" w:date="2022-04-15T19:31:00Z">
              <w:rPr>
                <w:b/>
                <w:iCs/>
                <w:lang w:val="en-US"/>
              </w:rPr>
            </w:rPrChange>
          </w:rPr>
          <w:t xml:space="preserve">(ii) </w:t>
        </w:r>
      </w:ins>
      <w:ins w:id="429" w:author="Mariana Gil" w:date="2022-04-15T19:41:00Z">
        <w:r w:rsidR="00016557">
          <w:rPr>
            <w:bCs/>
            <w:iCs/>
            <w:lang w:val="en-GB"/>
          </w:rPr>
          <w:t>The second group contains 50% of clients, mostly female, and presents</w:t>
        </w:r>
        <w:r w:rsidR="009A0A9D">
          <w:rPr>
            <w:bCs/>
            <w:iCs/>
            <w:lang w:val="en-GB"/>
          </w:rPr>
          <w:t xml:space="preserve"> high number of reward points</w:t>
        </w:r>
      </w:ins>
      <w:ins w:id="430" w:author="Mariana Gil" w:date="2022-04-15T19:42:00Z">
        <w:r w:rsidR="009A0A9D">
          <w:rPr>
            <w:bCs/>
            <w:iCs/>
            <w:lang w:val="en-GB"/>
          </w:rPr>
          <w:t>, as for recency</w:t>
        </w:r>
      </w:ins>
      <w:ins w:id="431" w:author="Mariana Gil" w:date="2022-04-15T19:41:00Z">
        <w:r w:rsidR="009A0A9D">
          <w:rPr>
            <w:bCs/>
            <w:iCs/>
            <w:lang w:val="en-GB"/>
          </w:rPr>
          <w:t>. This group has no churn cases</w:t>
        </w:r>
      </w:ins>
      <w:ins w:id="432" w:author="Mariana Gil" w:date="2022-04-15T19:42:00Z">
        <w:r w:rsidR="009A0A9D">
          <w:rPr>
            <w:bCs/>
            <w:iCs/>
            <w:lang w:val="en-GB"/>
          </w:rPr>
          <w:t>.</w:t>
        </w:r>
        <w:r w:rsidR="00EE6F68">
          <w:rPr>
            <w:bCs/>
            <w:iCs/>
            <w:lang w:val="en-GB"/>
          </w:rPr>
          <w:t xml:space="preserve"> It is </w:t>
        </w:r>
        <w:r w:rsidR="00EE6F68">
          <w:rPr>
            <w:bCs/>
            <w:iCs/>
            <w:lang w:val="en-GB"/>
          </w:rPr>
          <w:lastRenderedPageBreak/>
          <w:t>worth mentioning that the satisfaction level is high for this group</w:t>
        </w:r>
      </w:ins>
      <w:ins w:id="433" w:author="Mariana Gil" w:date="2022-04-15T19:06:00Z">
        <w:r w:rsidRPr="004C7CBC">
          <w:rPr>
            <w:bCs/>
            <w:iCs/>
            <w:lang w:val="en-GB"/>
            <w:rPrChange w:id="434" w:author="Mariana Gil" w:date="2022-04-15T19:31:00Z">
              <w:rPr>
                <w:bCs/>
                <w:iCs/>
                <w:lang w:val="en-US"/>
              </w:rPr>
            </w:rPrChange>
          </w:rPr>
          <w:t xml:space="preserve">; </w:t>
        </w:r>
        <w:r w:rsidRPr="004C7CBC">
          <w:rPr>
            <w:b/>
            <w:iCs/>
            <w:lang w:val="en-GB"/>
            <w:rPrChange w:id="435" w:author="Mariana Gil" w:date="2022-04-15T19:31:00Z">
              <w:rPr>
                <w:b/>
                <w:iCs/>
                <w:lang w:val="en-US"/>
              </w:rPr>
            </w:rPrChange>
          </w:rPr>
          <w:t xml:space="preserve">(iii) </w:t>
        </w:r>
      </w:ins>
      <w:ins w:id="436" w:author="Mariana Gil" w:date="2022-04-15T19:43:00Z">
        <w:r w:rsidR="000C5832">
          <w:rPr>
            <w:bCs/>
            <w:iCs/>
            <w:lang w:val="en-GB"/>
          </w:rPr>
          <w:t xml:space="preserve">The last group contains 32% of clients, mostly male, and presents low reward points. This group is all churn, with high recency. </w:t>
        </w:r>
      </w:ins>
      <w:ins w:id="437" w:author="Mariana Gil" w:date="2022-04-15T19:44:00Z">
        <w:r w:rsidR="000C5832">
          <w:rPr>
            <w:bCs/>
            <w:iCs/>
            <w:lang w:val="en-GB"/>
          </w:rPr>
          <w:t>Additionally, the satisfaction level is the lowest.</w:t>
        </w:r>
      </w:ins>
    </w:p>
    <w:p w14:paraId="26876798" w14:textId="77777777" w:rsidR="00CA417E" w:rsidRPr="004C7CBC" w:rsidRDefault="00CA417E" w:rsidP="00CA417E">
      <w:pPr>
        <w:rPr>
          <w:lang w:val="en-GB"/>
          <w:rPrChange w:id="438" w:author="Mariana Gil" w:date="2022-04-15T19:31:00Z">
            <w:rPr>
              <w:lang w:val="en-US"/>
            </w:rPr>
          </w:rPrChange>
        </w:rPr>
      </w:pPr>
    </w:p>
    <w:p w14:paraId="30FA07DC" w14:textId="36B5B355" w:rsidR="00513773" w:rsidRDefault="00513773" w:rsidP="009875BB">
      <w:pPr>
        <w:pStyle w:val="Heading2"/>
        <w:numPr>
          <w:ilvl w:val="1"/>
          <w:numId w:val="4"/>
        </w:numPr>
        <w:ind w:left="641" w:hanging="357"/>
        <w:rPr>
          <w:ins w:id="439" w:author="Mariana Gil" w:date="2022-04-15T19:47:00Z"/>
          <w:lang w:val="en-US"/>
        </w:rPr>
      </w:pPr>
      <w:bookmarkStart w:id="440" w:name="_Toc100600328"/>
      <w:del w:id="441" w:author="Mariana Gil" w:date="2022-04-15T19:47:00Z">
        <w:r w:rsidDel="00F94012">
          <w:rPr>
            <w:lang w:val="en-US"/>
          </w:rPr>
          <w:delText>Results</w:delText>
        </w:r>
      </w:del>
      <w:bookmarkEnd w:id="440"/>
      <w:ins w:id="442" w:author="Mariana Gil" w:date="2022-04-15T19:47:00Z">
        <w:r w:rsidR="00F94012">
          <w:rPr>
            <w:lang w:val="en-US"/>
          </w:rPr>
          <w:t>Segmentation</w:t>
        </w:r>
      </w:ins>
    </w:p>
    <w:p w14:paraId="130964DD" w14:textId="5054EBCA" w:rsidR="007C631E" w:rsidRDefault="00264BD7" w:rsidP="00964992">
      <w:pPr>
        <w:rPr>
          <w:ins w:id="443" w:author="Mariana Gil" w:date="2022-04-15T20:06:00Z"/>
          <w:lang w:val="en-GB"/>
        </w:rPr>
      </w:pPr>
      <w:ins w:id="444" w:author="Mariana Gil" w:date="2022-04-15T19:54:00Z">
        <w:r>
          <w:rPr>
            <w:lang w:val="en-US"/>
          </w:rPr>
          <w:t xml:space="preserve">The team proceeded to the concatenation of </w:t>
        </w:r>
        <w:r w:rsidR="005037B4">
          <w:rPr>
            <w:lang w:val="en-US"/>
          </w:rPr>
          <w:t>all perspecti</w:t>
        </w:r>
      </w:ins>
      <w:ins w:id="445" w:author="Mariana Gil" w:date="2022-04-15T19:55:00Z">
        <w:r w:rsidR="005037B4">
          <w:rPr>
            <w:lang w:val="en-US"/>
          </w:rPr>
          <w:t>ves</w:t>
        </w:r>
      </w:ins>
      <w:ins w:id="446" w:author="Mariana Gil" w:date="2022-04-15T20:02:00Z">
        <w:r w:rsidR="00477005">
          <w:rPr>
            <w:lang w:val="en-US"/>
          </w:rPr>
          <w:t>. To do this, for e</w:t>
        </w:r>
      </w:ins>
      <w:ins w:id="447" w:author="Mariana Gil" w:date="2022-04-15T20:03:00Z">
        <w:r w:rsidR="00477005">
          <w:rPr>
            <w:lang w:val="en-US"/>
          </w:rPr>
          <w:t>ach customer was applied a</w:t>
        </w:r>
      </w:ins>
      <w:ins w:id="448" w:author="Mariana Gil" w:date="2022-04-15T20:05:00Z">
        <w:r w:rsidR="00091277">
          <w:rPr>
            <w:lang w:val="en-US"/>
          </w:rPr>
          <w:t>n ID</w:t>
        </w:r>
      </w:ins>
      <w:ins w:id="449" w:author="Mariana Gil" w:date="2022-04-15T20:03:00Z">
        <w:r w:rsidR="00477005">
          <w:rPr>
            <w:lang w:val="en-US"/>
          </w:rPr>
          <w:t xml:space="preserve"> </w:t>
        </w:r>
      </w:ins>
      <w:ins w:id="450" w:author="Mariana Gil" w:date="2022-04-15T20:04:00Z">
        <w:r w:rsidR="006B7847">
          <w:rPr>
            <w:lang w:val="en-US"/>
          </w:rPr>
          <w:t>cod</w:t>
        </w:r>
      </w:ins>
      <w:ins w:id="451" w:author="Mariana Gil" w:date="2022-04-15T20:05:00Z">
        <w:r w:rsidR="006B7847">
          <w:rPr>
            <w:lang w:val="en-US"/>
          </w:rPr>
          <w:t>e</w:t>
        </w:r>
      </w:ins>
      <w:ins w:id="452" w:author="Mariana Gil" w:date="2022-04-15T20:03:00Z">
        <w:r w:rsidR="00477005">
          <w:rPr>
            <w:lang w:val="en-US"/>
          </w:rPr>
          <w:t xml:space="preserve"> corresponding to the union of the clusters, </w:t>
        </w:r>
        <w:proofErr w:type="spellStart"/>
        <w:r w:rsidR="00477005">
          <w:rPr>
            <w:i/>
            <w:iCs/>
            <w:lang w:val="en-US"/>
          </w:rPr>
          <w:t>eg</w:t>
        </w:r>
      </w:ins>
      <w:proofErr w:type="spellEnd"/>
      <w:ins w:id="453" w:author="Mariana Gil" w:date="2022-04-15T20:04:00Z">
        <w:r w:rsidR="00552A22">
          <w:rPr>
            <w:i/>
            <w:iCs/>
            <w:lang w:val="en-US"/>
          </w:rPr>
          <w:t>,</w:t>
        </w:r>
      </w:ins>
      <w:ins w:id="454" w:author="Mariana Gil" w:date="2022-04-15T20:03:00Z">
        <w:r w:rsidR="00477005" w:rsidRPr="00477005">
          <w:rPr>
            <w:lang w:val="en-GB"/>
            <w:rPrChange w:id="455" w:author="Mariana Gil" w:date="2022-04-15T20:03:00Z">
              <w:rPr/>
            </w:rPrChange>
          </w:rPr>
          <w:t xml:space="preserve"> </w:t>
        </w:r>
        <w:r w:rsidR="00477005">
          <w:rPr>
            <w:lang w:val="en-GB"/>
          </w:rPr>
          <w:t xml:space="preserve">“101” (Cluster 1 in customer characteristics + Cluster 0 in customer satisfaction </w:t>
        </w:r>
      </w:ins>
      <w:ins w:id="456" w:author="Mariana Gil" w:date="2022-04-15T20:04:00Z">
        <w:r w:rsidR="00477005">
          <w:rPr>
            <w:lang w:val="en-GB"/>
          </w:rPr>
          <w:t>+</w:t>
        </w:r>
      </w:ins>
      <w:ins w:id="457" w:author="Mariana Gil" w:date="2022-04-15T20:01:00Z">
        <w:r w:rsidR="00477005">
          <w:rPr>
            <w:lang w:val="en-US"/>
          </w:rPr>
          <w:t xml:space="preserve"> </w:t>
        </w:r>
      </w:ins>
      <w:ins w:id="458" w:author="Mariana Gil" w:date="2022-04-15T20:04:00Z">
        <w:r w:rsidR="00477005">
          <w:rPr>
            <w:lang w:val="en-GB"/>
          </w:rPr>
          <w:t>Cluster 1</w:t>
        </w:r>
        <w:r w:rsidR="00477005">
          <w:rPr>
            <w:lang w:val="en-GB"/>
          </w:rPr>
          <w:t xml:space="preserve"> in customer retention).</w:t>
        </w:r>
      </w:ins>
    </w:p>
    <w:p w14:paraId="64E694C6" w14:textId="7207AE63" w:rsidR="007C631E" w:rsidRDefault="007C631E" w:rsidP="00964992">
      <w:pPr>
        <w:rPr>
          <w:ins w:id="459" w:author="Mariana Gil" w:date="2022-04-15T20:06:00Z"/>
        </w:rPr>
      </w:pPr>
      <w:ins w:id="460" w:author="Mariana Gil" w:date="2022-04-15T20:06:00Z">
        <w:r w:rsidRPr="00D713DA">
          <w:rPr>
            <w:highlight w:val="red"/>
            <w:rPrChange w:id="461" w:author="Mariana Gil" w:date="2022-04-15T20:07:00Z">
              <w:rPr>
                <w:lang w:val="en-GB"/>
              </w:rPr>
            </w:rPrChange>
          </w:rPr>
          <w:t>FALAR DA TEORIA DO R</w:t>
        </w:r>
        <w:r w:rsidRPr="00D713DA">
          <w:rPr>
            <w:highlight w:val="red"/>
            <w:rPrChange w:id="462" w:author="Mariana Gil" w:date="2022-04-15T20:07:00Z">
              <w:rPr/>
            </w:rPrChange>
          </w:rPr>
          <w:t>ICARDO</w:t>
        </w:r>
      </w:ins>
    </w:p>
    <w:p w14:paraId="2BB9F8FD" w14:textId="77777777" w:rsidR="007C631E" w:rsidRPr="007C631E" w:rsidRDefault="007C631E" w:rsidP="00964992">
      <w:pPr>
        <w:rPr>
          <w:rPrChange w:id="463" w:author="Mariana Gil" w:date="2022-04-15T20:06:00Z">
            <w:rPr>
              <w:lang w:val="en-US"/>
            </w:rPr>
          </w:rPrChange>
        </w:rPr>
        <w:pPrChange w:id="464" w:author="Mariana Gil" w:date="2022-04-15T19:47:00Z">
          <w:pPr>
            <w:pStyle w:val="Heading2"/>
            <w:numPr>
              <w:ilvl w:val="1"/>
              <w:numId w:val="4"/>
            </w:numPr>
            <w:ind w:left="641" w:hanging="357"/>
          </w:pPr>
        </w:pPrChange>
      </w:pPr>
    </w:p>
    <w:p w14:paraId="5D5793EE" w14:textId="77777777" w:rsidR="00AA4D84" w:rsidRPr="007C631E" w:rsidRDefault="00AA4D84" w:rsidP="00AA4D84">
      <w:pPr>
        <w:rPr>
          <w:rPrChange w:id="465" w:author="Mariana Gil" w:date="2022-04-15T20:06:00Z">
            <w:rPr>
              <w:lang w:val="en-US"/>
            </w:rPr>
          </w:rPrChange>
        </w:rPr>
      </w:pPr>
    </w:p>
    <w:p w14:paraId="473A2BD8" w14:textId="50C41A75" w:rsidR="00513773" w:rsidRDefault="00853446" w:rsidP="009875BB">
      <w:pPr>
        <w:pStyle w:val="Heading2"/>
        <w:numPr>
          <w:ilvl w:val="1"/>
          <w:numId w:val="4"/>
        </w:numPr>
        <w:ind w:left="641" w:hanging="357"/>
        <w:rPr>
          <w:lang w:val="en-US"/>
        </w:rPr>
      </w:pPr>
      <w:r>
        <w:rPr>
          <w:lang w:val="en-US"/>
        </w:rPr>
        <w:t>Marketing Plan</w:t>
      </w:r>
    </w:p>
    <w:p w14:paraId="151A9ABD" w14:textId="61EA9DE9" w:rsidR="006366E3" w:rsidRDefault="006366E3" w:rsidP="009875BB">
      <w:pPr>
        <w:pStyle w:val="Heading1"/>
        <w:numPr>
          <w:ilvl w:val="0"/>
          <w:numId w:val="4"/>
        </w:numPr>
        <w:ind w:left="357" w:hanging="357"/>
        <w:rPr>
          <w:lang w:val="en-US"/>
        </w:rPr>
      </w:pPr>
      <w:bookmarkStart w:id="466" w:name="_Toc100600330"/>
      <w:r>
        <w:rPr>
          <w:lang w:val="en-US"/>
        </w:rPr>
        <w:t>Conclusion</w:t>
      </w:r>
      <w:bookmarkEnd w:id="466"/>
    </w:p>
    <w:p w14:paraId="00B8E5EA" w14:textId="28B5E861" w:rsidR="00D42F4C" w:rsidRDefault="00D42F4C" w:rsidP="00D42F4C">
      <w:pPr>
        <w:rPr>
          <w:lang w:val="en-US"/>
        </w:rPr>
      </w:pPr>
      <w:r w:rsidRPr="00D42F4C">
        <w:rPr>
          <w:lang w:val="en-US"/>
        </w:rPr>
        <w:t>Briefly summarize the important results and conclusions presented in the paper. What are the most important points illustrated by your work? How will your results improve future research and applications in the area?</w:t>
      </w:r>
    </w:p>
    <w:p w14:paraId="65A0A6BB" w14:textId="5F293770" w:rsidR="005F5EC7" w:rsidRDefault="005F5EC7">
      <w:pPr>
        <w:spacing w:after="160" w:line="259" w:lineRule="auto"/>
        <w:jc w:val="left"/>
        <w:rPr>
          <w:lang w:val="en-US"/>
        </w:rPr>
      </w:pPr>
      <w:r>
        <w:rPr>
          <w:lang w:val="en-US"/>
        </w:rPr>
        <w:br w:type="page"/>
      </w:r>
    </w:p>
    <w:p w14:paraId="360F136E" w14:textId="6529DDF2" w:rsidR="006366E3" w:rsidRDefault="006366E3" w:rsidP="009875BB">
      <w:pPr>
        <w:pStyle w:val="Heading1"/>
        <w:numPr>
          <w:ilvl w:val="0"/>
          <w:numId w:val="4"/>
        </w:numPr>
        <w:ind w:left="357" w:hanging="357"/>
        <w:rPr>
          <w:lang w:val="en-US"/>
        </w:rPr>
      </w:pPr>
      <w:bookmarkStart w:id="467" w:name="_Toc100600331"/>
      <w:r w:rsidRPr="006366E3">
        <w:rPr>
          <w:lang w:val="en-US"/>
        </w:rPr>
        <w:lastRenderedPageBreak/>
        <w:t>Bibliography</w:t>
      </w:r>
      <w:bookmarkEnd w:id="467"/>
    </w:p>
    <w:p w14:paraId="157B8130" w14:textId="7E7712A7" w:rsidR="005D2294" w:rsidRDefault="005D2294" w:rsidP="005235D6">
      <w:pPr>
        <w:pStyle w:val="NormalWeb"/>
        <w:numPr>
          <w:ilvl w:val="0"/>
          <w:numId w:val="6"/>
        </w:numPr>
        <w:spacing w:line="360" w:lineRule="auto"/>
        <w:rPr>
          <w:rFonts w:ascii="Arial" w:hAnsi="Arial" w:cs="Arial"/>
          <w:sz w:val="20"/>
          <w:szCs w:val="20"/>
        </w:rPr>
      </w:pPr>
      <w:bookmarkStart w:id="468" w:name="_Hlk100514613"/>
      <w:r w:rsidRPr="005D2294">
        <w:rPr>
          <w:rFonts w:ascii="Arial" w:hAnsi="Arial" w:cs="Arial"/>
          <w:sz w:val="20"/>
          <w:szCs w:val="20"/>
        </w:rPr>
        <w:t xml:space="preserve">James, G., Witten, D., Hastie, T. J., &amp; </w:t>
      </w:r>
      <w:proofErr w:type="spellStart"/>
      <w:r w:rsidRPr="005D2294">
        <w:rPr>
          <w:rFonts w:ascii="Arial" w:hAnsi="Arial" w:cs="Arial"/>
          <w:sz w:val="20"/>
          <w:szCs w:val="20"/>
        </w:rPr>
        <w:t>Tibshirani</w:t>
      </w:r>
      <w:proofErr w:type="spellEnd"/>
      <w:r w:rsidRPr="005D2294">
        <w:rPr>
          <w:rFonts w:ascii="Arial" w:hAnsi="Arial" w:cs="Arial"/>
          <w:sz w:val="20"/>
          <w:szCs w:val="20"/>
        </w:rPr>
        <w:t xml:space="preserve">, R. J. (2017). </w:t>
      </w:r>
      <w:r w:rsidRPr="005D2294">
        <w:rPr>
          <w:rFonts w:ascii="Arial" w:hAnsi="Arial" w:cs="Arial"/>
          <w:i/>
          <w:iCs/>
          <w:sz w:val="20"/>
          <w:szCs w:val="20"/>
        </w:rPr>
        <w:t>An introduction to statistical learning: With applications in R</w:t>
      </w:r>
      <w:r w:rsidRPr="005D2294">
        <w:rPr>
          <w:rFonts w:ascii="Arial" w:hAnsi="Arial" w:cs="Arial"/>
          <w:sz w:val="20"/>
          <w:szCs w:val="20"/>
        </w:rPr>
        <w:t xml:space="preserve">. </w:t>
      </w:r>
      <w:proofErr w:type="gramStart"/>
      <w:r w:rsidRPr="005D2294">
        <w:rPr>
          <w:rFonts w:ascii="Arial" w:hAnsi="Arial" w:cs="Arial"/>
          <w:sz w:val="20"/>
          <w:szCs w:val="20"/>
        </w:rPr>
        <w:t>Springer</w:t>
      </w:r>
      <w:r w:rsidR="002615A1">
        <w:rPr>
          <w:rFonts w:ascii="Arial" w:hAnsi="Arial" w:cs="Arial"/>
          <w:sz w:val="20"/>
          <w:szCs w:val="20"/>
        </w:rPr>
        <w:t>;</w:t>
      </w:r>
      <w:proofErr w:type="gramEnd"/>
    </w:p>
    <w:bookmarkEnd w:id="468"/>
    <w:p w14:paraId="432CC2C0" w14:textId="51599A5D" w:rsidR="00523554" w:rsidRDefault="00523554" w:rsidP="005235D6">
      <w:pPr>
        <w:pStyle w:val="NormalWeb"/>
        <w:numPr>
          <w:ilvl w:val="0"/>
          <w:numId w:val="6"/>
        </w:numPr>
        <w:spacing w:line="360" w:lineRule="auto"/>
        <w:rPr>
          <w:rFonts w:ascii="Arial" w:hAnsi="Arial" w:cs="Arial"/>
          <w:sz w:val="20"/>
          <w:szCs w:val="20"/>
        </w:rPr>
      </w:pPr>
      <w:r w:rsidRPr="00523554">
        <w:rPr>
          <w:rFonts w:ascii="Arial" w:hAnsi="Arial" w:cs="Arial"/>
          <w:sz w:val="20"/>
          <w:szCs w:val="20"/>
        </w:rPr>
        <w:t xml:space="preserve">Patel, A. A. (2019). </w:t>
      </w:r>
      <w:r w:rsidRPr="00523554">
        <w:rPr>
          <w:rFonts w:ascii="Arial" w:hAnsi="Arial" w:cs="Arial"/>
          <w:i/>
          <w:iCs/>
          <w:sz w:val="20"/>
          <w:szCs w:val="20"/>
        </w:rPr>
        <w:t>Hands-on unsupervised learning using Python: How to build applied machine learning solutions from</w:t>
      </w:r>
      <w:r>
        <w:rPr>
          <w:rFonts w:ascii="Arial" w:hAnsi="Arial" w:cs="Arial"/>
          <w:i/>
          <w:iCs/>
          <w:sz w:val="20"/>
          <w:szCs w:val="20"/>
        </w:rPr>
        <w:t xml:space="preserve"> </w:t>
      </w:r>
      <w:proofErr w:type="spellStart"/>
      <w:r w:rsidRPr="00523554">
        <w:rPr>
          <w:rFonts w:ascii="Arial" w:hAnsi="Arial" w:cs="Arial"/>
          <w:i/>
          <w:iCs/>
          <w:sz w:val="20"/>
          <w:szCs w:val="20"/>
        </w:rPr>
        <w:t>unlabeled</w:t>
      </w:r>
      <w:proofErr w:type="spellEnd"/>
      <w:r w:rsidRPr="00523554">
        <w:rPr>
          <w:rFonts w:ascii="Arial" w:hAnsi="Arial" w:cs="Arial"/>
          <w:i/>
          <w:iCs/>
          <w:sz w:val="20"/>
          <w:szCs w:val="20"/>
        </w:rPr>
        <w:t xml:space="preserve"> data</w:t>
      </w:r>
      <w:r w:rsidRPr="00523554">
        <w:rPr>
          <w:rFonts w:ascii="Arial" w:hAnsi="Arial" w:cs="Arial"/>
          <w:sz w:val="20"/>
          <w:szCs w:val="20"/>
        </w:rPr>
        <w:t xml:space="preserve">. </w:t>
      </w:r>
      <w:proofErr w:type="gramStart"/>
      <w:r w:rsidRPr="00523554">
        <w:rPr>
          <w:rFonts w:ascii="Arial" w:hAnsi="Arial" w:cs="Arial"/>
          <w:sz w:val="20"/>
          <w:szCs w:val="20"/>
        </w:rPr>
        <w:t>O'Reilly</w:t>
      </w:r>
      <w:r w:rsidR="002E6620">
        <w:rPr>
          <w:rFonts w:ascii="Arial" w:hAnsi="Arial" w:cs="Arial"/>
          <w:sz w:val="20"/>
          <w:szCs w:val="20"/>
        </w:rPr>
        <w:t>;</w:t>
      </w:r>
      <w:proofErr w:type="gramEnd"/>
    </w:p>
    <w:p w14:paraId="7583B627" w14:textId="00E465DB" w:rsidR="00E75353" w:rsidRDefault="00E75353" w:rsidP="005235D6">
      <w:pPr>
        <w:pStyle w:val="NormalWeb"/>
        <w:numPr>
          <w:ilvl w:val="0"/>
          <w:numId w:val="6"/>
        </w:numPr>
        <w:spacing w:line="360" w:lineRule="auto"/>
        <w:rPr>
          <w:rFonts w:ascii="Arial" w:hAnsi="Arial" w:cs="Arial"/>
          <w:sz w:val="20"/>
          <w:szCs w:val="20"/>
        </w:rPr>
      </w:pPr>
      <w:r w:rsidRPr="00E75353">
        <w:rPr>
          <w:rFonts w:ascii="Arial" w:hAnsi="Arial" w:cs="Arial"/>
          <w:sz w:val="20"/>
          <w:szCs w:val="20"/>
        </w:rPr>
        <w:t xml:space="preserve">Harrison, M. (2019). </w:t>
      </w:r>
      <w:r w:rsidRPr="00E75353">
        <w:rPr>
          <w:rFonts w:ascii="Arial" w:hAnsi="Arial" w:cs="Arial"/>
          <w:i/>
          <w:iCs/>
          <w:sz w:val="20"/>
          <w:szCs w:val="20"/>
        </w:rPr>
        <w:t>Machine learning pocket reference: Working with structured data in Python</w:t>
      </w:r>
      <w:r w:rsidRPr="00E75353">
        <w:rPr>
          <w:rFonts w:ascii="Arial" w:hAnsi="Arial" w:cs="Arial"/>
          <w:sz w:val="20"/>
          <w:szCs w:val="20"/>
        </w:rPr>
        <w:t>. O'Reilly.</w:t>
      </w:r>
    </w:p>
    <w:p w14:paraId="1CEF4869" w14:textId="77777777" w:rsidR="00DB5B44" w:rsidRPr="00523554" w:rsidRDefault="00DB5B44" w:rsidP="00523554">
      <w:pPr>
        <w:pStyle w:val="NormalWeb"/>
        <w:rPr>
          <w:rFonts w:ascii="Arial" w:hAnsi="Arial" w:cs="Arial"/>
          <w:sz w:val="20"/>
          <w:szCs w:val="20"/>
        </w:rPr>
      </w:pPr>
    </w:p>
    <w:p w14:paraId="5F1B1CF3" w14:textId="77777777" w:rsidR="00523554" w:rsidRDefault="00523554" w:rsidP="005D2294">
      <w:pPr>
        <w:pStyle w:val="NormalWeb"/>
        <w:rPr>
          <w:rFonts w:ascii="Arial" w:hAnsi="Arial" w:cs="Arial"/>
          <w:sz w:val="20"/>
          <w:szCs w:val="20"/>
        </w:rPr>
      </w:pPr>
    </w:p>
    <w:p w14:paraId="2889E10C" w14:textId="77777777" w:rsidR="005D2294" w:rsidRPr="005D2294" w:rsidRDefault="005D2294" w:rsidP="005D2294">
      <w:pPr>
        <w:pStyle w:val="NormalWeb"/>
        <w:rPr>
          <w:rFonts w:ascii="Arial" w:hAnsi="Arial" w:cs="Arial"/>
          <w:sz w:val="20"/>
          <w:szCs w:val="20"/>
        </w:rPr>
      </w:pPr>
    </w:p>
    <w:p w14:paraId="1234743E" w14:textId="37F420C3" w:rsidR="005F5EC7" w:rsidRPr="005D2294" w:rsidRDefault="005F5EC7" w:rsidP="005F5EC7">
      <w:pPr>
        <w:rPr>
          <w:lang w:val="en-GB"/>
        </w:rPr>
      </w:pPr>
    </w:p>
    <w:p w14:paraId="2B99A80A" w14:textId="40D0613F" w:rsidR="005D2294" w:rsidRDefault="005D2294" w:rsidP="005F5EC7">
      <w:pPr>
        <w:rPr>
          <w:lang w:val="en-US"/>
        </w:rPr>
      </w:pPr>
    </w:p>
    <w:p w14:paraId="152F9105" w14:textId="5CDB2C34" w:rsidR="005D2294" w:rsidRDefault="005D2294" w:rsidP="005F5EC7">
      <w:pPr>
        <w:rPr>
          <w:lang w:val="en-US"/>
        </w:rPr>
      </w:pPr>
    </w:p>
    <w:p w14:paraId="5F3BBA5B" w14:textId="11690B61" w:rsidR="005D2294" w:rsidRDefault="005D2294" w:rsidP="005F5EC7">
      <w:pPr>
        <w:rPr>
          <w:lang w:val="en-US"/>
        </w:rPr>
      </w:pPr>
    </w:p>
    <w:p w14:paraId="05E6454F" w14:textId="6DFD9C99" w:rsidR="005D2294" w:rsidRDefault="005D2294" w:rsidP="005F5EC7">
      <w:pPr>
        <w:rPr>
          <w:lang w:val="en-US"/>
        </w:rPr>
      </w:pPr>
    </w:p>
    <w:p w14:paraId="582F77AB" w14:textId="300EBC44" w:rsidR="00B55B43" w:rsidRDefault="00B55B43">
      <w:pPr>
        <w:spacing w:after="160" w:line="259" w:lineRule="auto"/>
        <w:jc w:val="left"/>
        <w:rPr>
          <w:lang w:val="en-US"/>
        </w:rPr>
      </w:pPr>
      <w:r>
        <w:rPr>
          <w:lang w:val="en-US"/>
        </w:rPr>
        <w:br w:type="page"/>
      </w:r>
    </w:p>
    <w:p w14:paraId="05807B08" w14:textId="50DBDA99" w:rsidR="006366E3" w:rsidRDefault="006366E3" w:rsidP="009875BB">
      <w:pPr>
        <w:pStyle w:val="Heading1"/>
        <w:numPr>
          <w:ilvl w:val="0"/>
          <w:numId w:val="4"/>
        </w:numPr>
        <w:ind w:left="357" w:hanging="357"/>
        <w:rPr>
          <w:lang w:val="en-US"/>
        </w:rPr>
      </w:pPr>
      <w:bookmarkStart w:id="469" w:name="_Toc100600332"/>
      <w:r>
        <w:rPr>
          <w:lang w:val="en-US"/>
        </w:rPr>
        <w:lastRenderedPageBreak/>
        <w:t>Annexes</w:t>
      </w:r>
      <w:bookmarkEnd w:id="469"/>
    </w:p>
    <w:p w14:paraId="1D5DF501" w14:textId="488499DC" w:rsidR="00382175" w:rsidRPr="00382175" w:rsidRDefault="00382175" w:rsidP="00382175">
      <w:pPr>
        <w:pStyle w:val="Heading2"/>
        <w:numPr>
          <w:ilvl w:val="1"/>
          <w:numId w:val="4"/>
        </w:numPr>
        <w:ind w:left="641" w:hanging="357"/>
        <w:rPr>
          <w:lang w:val="en-US"/>
        </w:rPr>
      </w:pPr>
      <w:bookmarkStart w:id="470" w:name="_Toc100600333"/>
      <w:r>
        <w:rPr>
          <w:lang w:val="en-US"/>
        </w:rPr>
        <w:t>Figures</w:t>
      </w:r>
      <w:bookmarkEnd w:id="470"/>
    </w:p>
    <w:p w14:paraId="25C2292B" w14:textId="44BA1583" w:rsidR="006366E3" w:rsidRDefault="00DE4DDA" w:rsidP="00DE4DDA">
      <w:pPr>
        <w:pStyle w:val="Caption"/>
        <w:rPr>
          <w:lang w:val="en-GB"/>
        </w:rPr>
      </w:pPr>
      <w:bookmarkStart w:id="471" w:name="_Ref100497843"/>
      <w:bookmarkStart w:id="472" w:name="_Toc100944649"/>
      <w:r w:rsidRPr="00DE4DDA">
        <w:rPr>
          <w:lang w:val="en-GB"/>
        </w:rPr>
        <w:t xml:space="preserve">Figure </w:t>
      </w:r>
      <w:r>
        <w:fldChar w:fldCharType="begin"/>
      </w:r>
      <w:r w:rsidRPr="00DE4DDA">
        <w:rPr>
          <w:lang w:val="en-GB"/>
        </w:rPr>
        <w:instrText xml:space="preserve"> SEQ Figure \* ARABIC </w:instrText>
      </w:r>
      <w:r>
        <w:fldChar w:fldCharType="separate"/>
      </w:r>
      <w:r w:rsidR="00FE4E63">
        <w:rPr>
          <w:noProof/>
          <w:lang w:val="en-GB"/>
        </w:rPr>
        <w:t>1</w:t>
      </w:r>
      <w:r>
        <w:fldChar w:fldCharType="end"/>
      </w:r>
      <w:bookmarkEnd w:id="471"/>
      <w:r w:rsidRPr="00DE4DDA">
        <w:rPr>
          <w:lang w:val="en-GB"/>
        </w:rPr>
        <w:t xml:space="preserve"> - Summary of dataset's attributes and description</w:t>
      </w:r>
      <w:bookmarkEnd w:id="472"/>
    </w:p>
    <w:p w14:paraId="310A732C" w14:textId="51E8FDB1" w:rsidR="00DE4DDA" w:rsidRDefault="00DE4DDA" w:rsidP="00DE4DDA">
      <w:pPr>
        <w:rPr>
          <w:lang w:val="en-GB"/>
        </w:rPr>
      </w:pPr>
      <w:r w:rsidRPr="00756E57">
        <w:rPr>
          <w:rFonts w:cs="Arial"/>
          <w:noProof/>
          <w:sz w:val="32"/>
          <w:szCs w:val="32"/>
        </w:rPr>
        <w:drawing>
          <wp:inline distT="0" distB="0" distL="0" distR="0" wp14:anchorId="4B6CD57A" wp14:editId="0189D2AD">
            <wp:extent cx="3494314" cy="3765974"/>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689" cy="3776078"/>
                    </a:xfrm>
                    <a:prstGeom prst="rect">
                      <a:avLst/>
                    </a:prstGeom>
                  </pic:spPr>
                </pic:pic>
              </a:graphicData>
            </a:graphic>
          </wp:inline>
        </w:drawing>
      </w:r>
    </w:p>
    <w:p w14:paraId="7259611D" w14:textId="16929F0B" w:rsidR="00B55B43" w:rsidRPr="00B55B43" w:rsidRDefault="00B55B43" w:rsidP="00B55B43">
      <w:pPr>
        <w:pStyle w:val="Caption"/>
        <w:rPr>
          <w:lang w:val="en-GB"/>
        </w:rPr>
      </w:pPr>
      <w:bookmarkStart w:id="473" w:name="_Ref100498806"/>
      <w:bookmarkStart w:id="474" w:name="_Toc100944650"/>
      <w:r w:rsidRPr="00B55B43">
        <w:rPr>
          <w:lang w:val="en-GB"/>
        </w:rPr>
        <w:t xml:space="preserve">Figure </w:t>
      </w:r>
      <w:r>
        <w:fldChar w:fldCharType="begin"/>
      </w:r>
      <w:r w:rsidRPr="00B55B43">
        <w:rPr>
          <w:lang w:val="en-GB"/>
        </w:rPr>
        <w:instrText xml:space="preserve"> SEQ Figure \* ARABIC </w:instrText>
      </w:r>
      <w:r>
        <w:fldChar w:fldCharType="separate"/>
      </w:r>
      <w:r w:rsidR="00FE4E63">
        <w:rPr>
          <w:noProof/>
          <w:lang w:val="en-GB"/>
        </w:rPr>
        <w:t>2</w:t>
      </w:r>
      <w:r>
        <w:fldChar w:fldCharType="end"/>
      </w:r>
      <w:bookmarkEnd w:id="473"/>
      <w:r w:rsidRPr="00B55B43">
        <w:rPr>
          <w:lang w:val="en-GB"/>
        </w:rPr>
        <w:t xml:space="preserve"> - First three entries of </w:t>
      </w:r>
      <w:proofErr w:type="spellStart"/>
      <w:r w:rsidRPr="00B55B43">
        <w:rPr>
          <w:lang w:val="en-GB"/>
        </w:rPr>
        <w:t>BookMe</w:t>
      </w:r>
      <w:proofErr w:type="spellEnd"/>
      <w:r w:rsidRPr="00B55B43">
        <w:rPr>
          <w:lang w:val="en-GB"/>
        </w:rPr>
        <w:t xml:space="preserve"> dataset</w:t>
      </w:r>
      <w:bookmarkEnd w:id="474"/>
    </w:p>
    <w:p w14:paraId="498BAE92" w14:textId="443B66EC" w:rsidR="00B55B43" w:rsidRDefault="00B55B43" w:rsidP="00B55B43">
      <w:pPr>
        <w:rPr>
          <w:lang w:val="en-GB"/>
        </w:rPr>
      </w:pPr>
      <w:r w:rsidRPr="000775FD">
        <w:rPr>
          <w:rFonts w:cs="Arial"/>
          <w:noProof/>
          <w:sz w:val="32"/>
          <w:szCs w:val="32"/>
        </w:rPr>
        <w:drawing>
          <wp:inline distT="0" distB="0" distL="0" distR="0" wp14:anchorId="21246D64" wp14:editId="5B25625D">
            <wp:extent cx="3224157" cy="4005942"/>
            <wp:effectExtent l="0" t="0" r="0" b="0"/>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14"/>
                    <a:stretch>
                      <a:fillRect/>
                    </a:stretch>
                  </pic:blipFill>
                  <pic:spPr>
                    <a:xfrm>
                      <a:off x="0" y="0"/>
                      <a:ext cx="3227458" cy="4010043"/>
                    </a:xfrm>
                    <a:prstGeom prst="rect">
                      <a:avLst/>
                    </a:prstGeom>
                  </pic:spPr>
                </pic:pic>
              </a:graphicData>
            </a:graphic>
          </wp:inline>
        </w:drawing>
      </w:r>
    </w:p>
    <w:p w14:paraId="35E83D1C" w14:textId="6DD43003" w:rsidR="00B55B43" w:rsidRDefault="00B55B43" w:rsidP="00B55B43">
      <w:pPr>
        <w:rPr>
          <w:lang w:val="en-GB"/>
        </w:rPr>
      </w:pPr>
    </w:p>
    <w:p w14:paraId="0042C9AC" w14:textId="3FDE615B" w:rsidR="00B55B43" w:rsidRDefault="00B55B43" w:rsidP="00B55B43">
      <w:pPr>
        <w:pStyle w:val="Caption"/>
      </w:pPr>
      <w:bookmarkStart w:id="475" w:name="_Ref100498815"/>
      <w:bookmarkStart w:id="476" w:name="_Toc100944651"/>
      <w:r>
        <w:t xml:space="preserve">Figure </w:t>
      </w:r>
      <w:fldSimple w:instr=" SEQ Figure \* ARABIC ">
        <w:r w:rsidR="00FE4E63">
          <w:rPr>
            <w:noProof/>
          </w:rPr>
          <w:t>3</w:t>
        </w:r>
      </w:fldSimple>
      <w:bookmarkEnd w:id="475"/>
      <w:r>
        <w:t xml:space="preserve"> - </w:t>
      </w:r>
      <w:proofErr w:type="spellStart"/>
      <w:r w:rsidRPr="003101D7">
        <w:t>Duplicated</w:t>
      </w:r>
      <w:proofErr w:type="spellEnd"/>
      <w:r w:rsidRPr="003101D7">
        <w:t xml:space="preserve"> </w:t>
      </w:r>
      <w:proofErr w:type="spellStart"/>
      <w:r w:rsidRPr="003101D7">
        <w:t>entries</w:t>
      </w:r>
      <w:proofErr w:type="spellEnd"/>
      <w:r w:rsidRPr="003101D7">
        <w:t xml:space="preserve"> </w:t>
      </w:r>
      <w:proofErr w:type="spellStart"/>
      <w:r w:rsidRPr="003101D7">
        <w:t>removed</w:t>
      </w:r>
      <w:bookmarkEnd w:id="476"/>
      <w:proofErr w:type="spellEnd"/>
    </w:p>
    <w:p w14:paraId="764011A0" w14:textId="7469DE69" w:rsidR="00B55B43" w:rsidRDefault="00B55B43" w:rsidP="00B55B43">
      <w:pPr>
        <w:rPr>
          <w:lang w:val="en-GB"/>
        </w:rPr>
      </w:pPr>
      <w:r w:rsidRPr="00201890">
        <w:rPr>
          <w:noProof/>
        </w:rPr>
        <w:drawing>
          <wp:inline distT="0" distB="0" distL="0" distR="0" wp14:anchorId="6FFB893B" wp14:editId="4B07C9A6">
            <wp:extent cx="3428428" cy="4071257"/>
            <wp:effectExtent l="0" t="0" r="635" b="5715"/>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5"/>
                    <a:stretch>
                      <a:fillRect/>
                    </a:stretch>
                  </pic:blipFill>
                  <pic:spPr>
                    <a:xfrm>
                      <a:off x="0" y="0"/>
                      <a:ext cx="3438984" cy="4083793"/>
                    </a:xfrm>
                    <a:prstGeom prst="rect">
                      <a:avLst/>
                    </a:prstGeom>
                  </pic:spPr>
                </pic:pic>
              </a:graphicData>
            </a:graphic>
          </wp:inline>
        </w:drawing>
      </w:r>
    </w:p>
    <w:p w14:paraId="58A70A8D" w14:textId="6B68D38F" w:rsidR="00A65FAB" w:rsidRDefault="00A65FAB" w:rsidP="00A65FAB">
      <w:pPr>
        <w:pStyle w:val="Caption"/>
        <w:rPr>
          <w:lang w:val="en-GB"/>
        </w:rPr>
      </w:pPr>
      <w:bookmarkStart w:id="477" w:name="_Ref100499116"/>
      <w:bookmarkStart w:id="478" w:name="_Toc100944652"/>
      <w:r w:rsidRPr="00792F00">
        <w:rPr>
          <w:lang w:val="en-GB"/>
        </w:rPr>
        <w:t xml:space="preserve">Figure </w:t>
      </w:r>
      <w:r>
        <w:fldChar w:fldCharType="begin"/>
      </w:r>
      <w:r w:rsidRPr="00792F00">
        <w:rPr>
          <w:lang w:val="en-GB"/>
        </w:rPr>
        <w:instrText xml:space="preserve"> SEQ Figure \* ARABIC </w:instrText>
      </w:r>
      <w:r>
        <w:fldChar w:fldCharType="separate"/>
      </w:r>
      <w:r w:rsidR="00FE4E63">
        <w:rPr>
          <w:noProof/>
          <w:lang w:val="en-GB"/>
        </w:rPr>
        <w:t>4</w:t>
      </w:r>
      <w:r>
        <w:fldChar w:fldCharType="end"/>
      </w:r>
      <w:bookmarkEnd w:id="477"/>
      <w:r w:rsidRPr="00792F00">
        <w:rPr>
          <w:lang w:val="en-GB"/>
        </w:rPr>
        <w:t xml:space="preserve"> - Information on </w:t>
      </w:r>
      <w:proofErr w:type="spellStart"/>
      <w:r w:rsidRPr="00792F00">
        <w:rPr>
          <w:lang w:val="en-GB"/>
        </w:rPr>
        <w:t>BookMe</w:t>
      </w:r>
      <w:proofErr w:type="spellEnd"/>
      <w:r w:rsidRPr="00792F00">
        <w:rPr>
          <w:lang w:val="en-GB"/>
        </w:rPr>
        <w:t xml:space="preserve"> dataset</w:t>
      </w:r>
      <w:bookmarkEnd w:id="478"/>
    </w:p>
    <w:p w14:paraId="5A9654E1" w14:textId="3FEE75EC" w:rsidR="00A65FAB" w:rsidRDefault="00A65FAB" w:rsidP="00B55B43">
      <w:pPr>
        <w:rPr>
          <w:lang w:val="en-GB"/>
        </w:rPr>
      </w:pPr>
      <w:r w:rsidRPr="006153C5">
        <w:rPr>
          <w:noProof/>
        </w:rPr>
        <w:drawing>
          <wp:inline distT="0" distB="0" distL="0" distR="0" wp14:anchorId="2DFE50A9" wp14:editId="46F85555">
            <wp:extent cx="2735580" cy="3534938"/>
            <wp:effectExtent l="0" t="0" r="7620" b="8890"/>
            <wp:docPr id="6" name="Imagem 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a:blip r:embed="rId16"/>
                    <a:stretch>
                      <a:fillRect/>
                    </a:stretch>
                  </pic:blipFill>
                  <pic:spPr>
                    <a:xfrm>
                      <a:off x="0" y="0"/>
                      <a:ext cx="2745229" cy="3547407"/>
                    </a:xfrm>
                    <a:prstGeom prst="rect">
                      <a:avLst/>
                    </a:prstGeom>
                  </pic:spPr>
                </pic:pic>
              </a:graphicData>
            </a:graphic>
          </wp:inline>
        </w:drawing>
      </w:r>
    </w:p>
    <w:p w14:paraId="3A2EA29F" w14:textId="2A2176F8" w:rsidR="00D91582" w:rsidRDefault="00D91582" w:rsidP="00B55B43">
      <w:pPr>
        <w:rPr>
          <w:lang w:val="en-GB"/>
        </w:rPr>
      </w:pPr>
    </w:p>
    <w:p w14:paraId="60DDCD53" w14:textId="381AE310" w:rsidR="00D91582" w:rsidRDefault="00D91582" w:rsidP="00B55B43">
      <w:pPr>
        <w:rPr>
          <w:lang w:val="en-GB"/>
        </w:rPr>
      </w:pPr>
    </w:p>
    <w:p w14:paraId="7A85A497" w14:textId="77777777" w:rsidR="00D91582" w:rsidRDefault="00D91582" w:rsidP="00B55B43">
      <w:pPr>
        <w:rPr>
          <w:lang w:val="en-GB"/>
        </w:rPr>
      </w:pPr>
    </w:p>
    <w:p w14:paraId="6749F7D8" w14:textId="4679A7E3" w:rsidR="00792F00" w:rsidRPr="00792F00" w:rsidRDefault="00792F00" w:rsidP="00792F00">
      <w:pPr>
        <w:pStyle w:val="Caption"/>
        <w:rPr>
          <w:lang w:val="en-GB"/>
        </w:rPr>
      </w:pPr>
      <w:bookmarkStart w:id="479" w:name="_Toc100944653"/>
      <w:r w:rsidRPr="00792F00">
        <w:rPr>
          <w:lang w:val="en-GB"/>
        </w:rPr>
        <w:t xml:space="preserve">Figure </w:t>
      </w:r>
      <w:r>
        <w:fldChar w:fldCharType="begin"/>
      </w:r>
      <w:r w:rsidRPr="00792F00">
        <w:rPr>
          <w:lang w:val="en-GB"/>
        </w:rPr>
        <w:instrText xml:space="preserve"> SEQ Figure \* ARABIC </w:instrText>
      </w:r>
      <w:r>
        <w:fldChar w:fldCharType="separate"/>
      </w:r>
      <w:r w:rsidR="00FE4E63">
        <w:rPr>
          <w:noProof/>
          <w:lang w:val="en-GB"/>
        </w:rPr>
        <w:t>5</w:t>
      </w:r>
      <w:r>
        <w:fldChar w:fldCharType="end"/>
      </w:r>
      <w:r w:rsidRPr="00792F00">
        <w:rPr>
          <w:lang w:val="en-GB"/>
        </w:rPr>
        <w:t xml:space="preserve"> - Descriptive statistics for numerical variables</w:t>
      </w:r>
      <w:bookmarkEnd w:id="479"/>
    </w:p>
    <w:p w14:paraId="2D91D3BD" w14:textId="2A35C8A1" w:rsidR="00792F00" w:rsidRDefault="00792F00" w:rsidP="00792F00">
      <w:pPr>
        <w:rPr>
          <w:lang w:val="en-GB"/>
        </w:rPr>
      </w:pPr>
      <w:r w:rsidRPr="00A05697">
        <w:rPr>
          <w:noProof/>
        </w:rPr>
        <w:drawing>
          <wp:inline distT="0" distB="0" distL="0" distR="0" wp14:anchorId="58B25E94" wp14:editId="4DE337CB">
            <wp:extent cx="4574794" cy="3307080"/>
            <wp:effectExtent l="0" t="0" r="0" b="7620"/>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pic:nvPicPr>
                  <pic:blipFill>
                    <a:blip r:embed="rId17"/>
                    <a:stretch>
                      <a:fillRect/>
                    </a:stretch>
                  </pic:blipFill>
                  <pic:spPr>
                    <a:xfrm>
                      <a:off x="0" y="0"/>
                      <a:ext cx="4584685" cy="3314230"/>
                    </a:xfrm>
                    <a:prstGeom prst="rect">
                      <a:avLst/>
                    </a:prstGeom>
                  </pic:spPr>
                </pic:pic>
              </a:graphicData>
            </a:graphic>
          </wp:inline>
        </w:drawing>
      </w:r>
    </w:p>
    <w:p w14:paraId="6C5E8C12" w14:textId="758EB5AE" w:rsidR="0021718C" w:rsidRPr="0021718C" w:rsidRDefault="0021718C" w:rsidP="0021718C">
      <w:pPr>
        <w:pStyle w:val="Caption"/>
        <w:rPr>
          <w:lang w:val="en-GB"/>
        </w:rPr>
      </w:pPr>
      <w:bookmarkStart w:id="480" w:name="_Toc100944654"/>
      <w:r w:rsidRPr="0021718C">
        <w:rPr>
          <w:lang w:val="en-GB"/>
        </w:rPr>
        <w:t xml:space="preserve">Figure </w:t>
      </w:r>
      <w:r>
        <w:fldChar w:fldCharType="begin"/>
      </w:r>
      <w:r w:rsidRPr="0021718C">
        <w:rPr>
          <w:lang w:val="en-GB"/>
        </w:rPr>
        <w:instrText xml:space="preserve"> SEQ Figure \* ARABIC </w:instrText>
      </w:r>
      <w:r>
        <w:fldChar w:fldCharType="separate"/>
      </w:r>
      <w:r w:rsidR="00FE4E63">
        <w:rPr>
          <w:noProof/>
          <w:lang w:val="en-GB"/>
        </w:rPr>
        <w:t>6</w:t>
      </w:r>
      <w:r>
        <w:fldChar w:fldCharType="end"/>
      </w:r>
      <w:r w:rsidRPr="0021718C">
        <w:rPr>
          <w:lang w:val="en-GB"/>
        </w:rPr>
        <w:t xml:space="preserve"> - </w:t>
      </w:r>
      <w:proofErr w:type="spellStart"/>
      <w:r w:rsidRPr="0021718C">
        <w:rPr>
          <w:lang w:val="en-GB"/>
        </w:rPr>
        <w:t>Countplot</w:t>
      </w:r>
      <w:proofErr w:type="spellEnd"/>
      <w:r w:rsidRPr="0021718C">
        <w:rPr>
          <w:lang w:val="en-GB"/>
        </w:rPr>
        <w:t xml:space="preserve"> of "</w:t>
      </w:r>
      <w:proofErr w:type="spellStart"/>
      <w:r w:rsidRPr="0021718C">
        <w:rPr>
          <w:lang w:val="en-GB"/>
        </w:rPr>
        <w:t>RoomType</w:t>
      </w:r>
      <w:proofErr w:type="spellEnd"/>
      <w:r w:rsidRPr="0021718C">
        <w:rPr>
          <w:lang w:val="en-GB"/>
        </w:rPr>
        <w:t>" and "</w:t>
      </w:r>
      <w:proofErr w:type="spellStart"/>
      <w:r w:rsidRPr="0021718C">
        <w:rPr>
          <w:lang w:val="en-GB"/>
        </w:rPr>
        <w:t>TypeTravel</w:t>
      </w:r>
      <w:proofErr w:type="spellEnd"/>
      <w:r w:rsidRPr="0021718C">
        <w:rPr>
          <w:lang w:val="en-GB"/>
        </w:rPr>
        <w:t>"</w:t>
      </w:r>
      <w:bookmarkEnd w:id="480"/>
    </w:p>
    <w:p w14:paraId="343F80EC" w14:textId="6D17871F" w:rsidR="0021718C" w:rsidRDefault="0021718C" w:rsidP="0021718C">
      <w:pPr>
        <w:rPr>
          <w:lang w:val="en-GB"/>
        </w:rPr>
      </w:pPr>
      <w:r w:rsidRPr="0064188A">
        <w:rPr>
          <w:noProof/>
        </w:rPr>
        <w:drawing>
          <wp:inline distT="0" distB="0" distL="0" distR="0" wp14:anchorId="1C21BDEA" wp14:editId="37C5F71D">
            <wp:extent cx="3500780" cy="2231572"/>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8"/>
                    <a:stretch>
                      <a:fillRect/>
                    </a:stretch>
                  </pic:blipFill>
                  <pic:spPr>
                    <a:xfrm>
                      <a:off x="0" y="0"/>
                      <a:ext cx="3518693" cy="2242991"/>
                    </a:xfrm>
                    <a:prstGeom prst="rect">
                      <a:avLst/>
                    </a:prstGeom>
                  </pic:spPr>
                </pic:pic>
              </a:graphicData>
            </a:graphic>
          </wp:inline>
        </w:drawing>
      </w:r>
    </w:p>
    <w:p w14:paraId="3AA7B2DD" w14:textId="6D4CE35D" w:rsidR="00276073" w:rsidRPr="00276073" w:rsidRDefault="00276073" w:rsidP="00276073">
      <w:pPr>
        <w:pStyle w:val="Caption"/>
        <w:rPr>
          <w:lang w:val="en-GB"/>
        </w:rPr>
      </w:pPr>
      <w:bookmarkStart w:id="481" w:name="_Ref100500607"/>
      <w:bookmarkStart w:id="482" w:name="_Toc100944655"/>
      <w:r w:rsidRPr="00276073">
        <w:rPr>
          <w:lang w:val="en-GB"/>
        </w:rPr>
        <w:t xml:space="preserve">Figure </w:t>
      </w:r>
      <w:r>
        <w:fldChar w:fldCharType="begin"/>
      </w:r>
      <w:r w:rsidRPr="00276073">
        <w:rPr>
          <w:lang w:val="en-GB"/>
        </w:rPr>
        <w:instrText xml:space="preserve"> SEQ Figure \* ARABIC </w:instrText>
      </w:r>
      <w:r>
        <w:fldChar w:fldCharType="separate"/>
      </w:r>
      <w:r w:rsidR="00FE4E63">
        <w:rPr>
          <w:noProof/>
          <w:lang w:val="en-GB"/>
        </w:rPr>
        <w:t>7</w:t>
      </w:r>
      <w:r>
        <w:fldChar w:fldCharType="end"/>
      </w:r>
      <w:bookmarkEnd w:id="481"/>
      <w:r w:rsidRPr="00276073">
        <w:rPr>
          <w:lang w:val="en-GB"/>
        </w:rPr>
        <w:t xml:space="preserve"> - </w:t>
      </w:r>
      <w:proofErr w:type="spellStart"/>
      <w:r w:rsidRPr="00276073">
        <w:rPr>
          <w:lang w:val="en-GB"/>
        </w:rPr>
        <w:t>Countplot</w:t>
      </w:r>
      <w:proofErr w:type="spellEnd"/>
      <w:r w:rsidRPr="00276073">
        <w:rPr>
          <w:lang w:val="en-GB"/>
        </w:rPr>
        <w:t xml:space="preserve"> of "Longevity" and "Churn"</w:t>
      </w:r>
      <w:bookmarkEnd w:id="482"/>
    </w:p>
    <w:p w14:paraId="5DE17DCC" w14:textId="615CBB5E" w:rsidR="00276073" w:rsidRDefault="00276073" w:rsidP="00276073">
      <w:pPr>
        <w:rPr>
          <w:lang w:val="en-GB"/>
        </w:rPr>
      </w:pPr>
      <w:r w:rsidRPr="00141A6D">
        <w:rPr>
          <w:noProof/>
        </w:rPr>
        <w:drawing>
          <wp:inline distT="0" distB="0" distL="0" distR="0" wp14:anchorId="1DB71EF1" wp14:editId="6AE5C3E3">
            <wp:extent cx="3548742" cy="2330198"/>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9"/>
                    <a:stretch>
                      <a:fillRect/>
                    </a:stretch>
                  </pic:blipFill>
                  <pic:spPr>
                    <a:xfrm>
                      <a:off x="0" y="0"/>
                      <a:ext cx="3552264" cy="2332510"/>
                    </a:xfrm>
                    <a:prstGeom prst="rect">
                      <a:avLst/>
                    </a:prstGeom>
                  </pic:spPr>
                </pic:pic>
              </a:graphicData>
            </a:graphic>
          </wp:inline>
        </w:drawing>
      </w:r>
    </w:p>
    <w:p w14:paraId="444950DF" w14:textId="3E61DEC4" w:rsidR="00EF012D" w:rsidRDefault="00EF012D" w:rsidP="00EF012D">
      <w:pPr>
        <w:pStyle w:val="Caption"/>
      </w:pPr>
      <w:bookmarkStart w:id="483" w:name="_Ref100503175"/>
      <w:bookmarkStart w:id="484" w:name="_Toc100944656"/>
      <w:r>
        <w:lastRenderedPageBreak/>
        <w:t xml:space="preserve">Figure </w:t>
      </w:r>
      <w:fldSimple w:instr=" SEQ Figure \* ARABIC ">
        <w:r w:rsidR="00FE4E63">
          <w:rPr>
            <w:noProof/>
          </w:rPr>
          <w:t>8</w:t>
        </w:r>
      </w:fldSimple>
      <w:bookmarkEnd w:id="483"/>
      <w:r>
        <w:t xml:space="preserve"> - </w:t>
      </w:r>
      <w:proofErr w:type="spellStart"/>
      <w:r w:rsidRPr="00FE43F3">
        <w:t>Skweness</w:t>
      </w:r>
      <w:proofErr w:type="spellEnd"/>
      <w:r w:rsidRPr="00FE43F3">
        <w:t xml:space="preserve"> </w:t>
      </w:r>
      <w:proofErr w:type="spellStart"/>
      <w:r w:rsidRPr="00FE43F3">
        <w:t>values</w:t>
      </w:r>
      <w:bookmarkEnd w:id="484"/>
      <w:proofErr w:type="spellEnd"/>
    </w:p>
    <w:p w14:paraId="2CAE25F7" w14:textId="1B5614ED" w:rsidR="00EF012D" w:rsidRDefault="00EF012D" w:rsidP="00EF012D">
      <w:pPr>
        <w:rPr>
          <w:lang w:val="en-GB"/>
        </w:rPr>
      </w:pPr>
      <w:r w:rsidRPr="0066723D">
        <w:rPr>
          <w:noProof/>
        </w:rPr>
        <w:drawing>
          <wp:inline distT="0" distB="0" distL="0" distR="0" wp14:anchorId="25448DA5" wp14:editId="0C8B8D95">
            <wp:extent cx="1609332" cy="1940169"/>
            <wp:effectExtent l="0" t="0" r="0" b="3175"/>
            <wp:docPr id="13"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0"/>
                    <a:stretch>
                      <a:fillRect/>
                    </a:stretch>
                  </pic:blipFill>
                  <pic:spPr>
                    <a:xfrm>
                      <a:off x="0" y="0"/>
                      <a:ext cx="1618016" cy="1950639"/>
                    </a:xfrm>
                    <a:prstGeom prst="rect">
                      <a:avLst/>
                    </a:prstGeom>
                  </pic:spPr>
                </pic:pic>
              </a:graphicData>
            </a:graphic>
          </wp:inline>
        </w:drawing>
      </w:r>
    </w:p>
    <w:p w14:paraId="506D7D72" w14:textId="2E43B2DA" w:rsidR="00EF012D" w:rsidRDefault="00EF012D" w:rsidP="00EF012D">
      <w:pPr>
        <w:pStyle w:val="Caption"/>
      </w:pPr>
      <w:bookmarkStart w:id="485" w:name="_Ref100503185"/>
      <w:bookmarkStart w:id="486" w:name="_Toc100944657"/>
      <w:r>
        <w:t xml:space="preserve">Figure </w:t>
      </w:r>
      <w:fldSimple w:instr=" SEQ Figure \* ARABIC ">
        <w:r w:rsidR="00FE4E63">
          <w:rPr>
            <w:noProof/>
          </w:rPr>
          <w:t>9</w:t>
        </w:r>
      </w:fldSimple>
      <w:bookmarkEnd w:id="485"/>
      <w:r>
        <w:t xml:space="preserve"> - </w:t>
      </w:r>
      <w:proofErr w:type="spellStart"/>
      <w:r w:rsidRPr="005066CD">
        <w:t>Kurtosis</w:t>
      </w:r>
      <w:proofErr w:type="spellEnd"/>
      <w:r w:rsidRPr="005066CD">
        <w:t xml:space="preserve"> </w:t>
      </w:r>
      <w:proofErr w:type="spellStart"/>
      <w:r w:rsidRPr="005066CD">
        <w:t>values</w:t>
      </w:r>
      <w:bookmarkEnd w:id="486"/>
      <w:proofErr w:type="spellEnd"/>
    </w:p>
    <w:p w14:paraId="26889F51" w14:textId="69CBA1F7" w:rsidR="00EF012D" w:rsidRPr="00EF012D" w:rsidRDefault="00EF012D" w:rsidP="00EF012D">
      <w:r w:rsidRPr="00E14087">
        <w:rPr>
          <w:noProof/>
        </w:rPr>
        <w:drawing>
          <wp:inline distT="0" distB="0" distL="0" distR="0" wp14:anchorId="44116CDA" wp14:editId="27D7433C">
            <wp:extent cx="1676400" cy="1903991"/>
            <wp:effectExtent l="0" t="0" r="0" b="1270"/>
            <wp:docPr id="3" name="Imagem 3" descr="Uma imagem com tex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recibo&#10;&#10;Descrição gerada automaticamente"/>
                    <pic:cNvPicPr/>
                  </pic:nvPicPr>
                  <pic:blipFill>
                    <a:blip r:embed="rId21"/>
                    <a:stretch>
                      <a:fillRect/>
                    </a:stretch>
                  </pic:blipFill>
                  <pic:spPr>
                    <a:xfrm>
                      <a:off x="0" y="0"/>
                      <a:ext cx="1686993" cy="1916023"/>
                    </a:xfrm>
                    <a:prstGeom prst="rect">
                      <a:avLst/>
                    </a:prstGeom>
                  </pic:spPr>
                </pic:pic>
              </a:graphicData>
            </a:graphic>
          </wp:inline>
        </w:drawing>
      </w:r>
    </w:p>
    <w:p w14:paraId="28245636" w14:textId="14C3E3B8" w:rsidR="00EF012D" w:rsidRDefault="00BB325A" w:rsidP="00BB325A">
      <w:pPr>
        <w:pStyle w:val="Caption"/>
        <w:rPr>
          <w:lang w:val="en-GB"/>
        </w:rPr>
      </w:pPr>
      <w:bookmarkStart w:id="487" w:name="_Ref100503194"/>
      <w:bookmarkStart w:id="488" w:name="_Toc100944658"/>
      <w:r w:rsidRPr="00BB325A">
        <w:rPr>
          <w:lang w:val="en-GB"/>
        </w:rPr>
        <w:t xml:space="preserve">Figure </w:t>
      </w:r>
      <w:r>
        <w:fldChar w:fldCharType="begin"/>
      </w:r>
      <w:r w:rsidRPr="00BB325A">
        <w:rPr>
          <w:lang w:val="en-GB"/>
        </w:rPr>
        <w:instrText xml:space="preserve"> SEQ Figure \* ARABIC </w:instrText>
      </w:r>
      <w:r>
        <w:fldChar w:fldCharType="separate"/>
      </w:r>
      <w:r w:rsidR="00FE4E63">
        <w:rPr>
          <w:noProof/>
          <w:lang w:val="en-GB"/>
        </w:rPr>
        <w:t>10</w:t>
      </w:r>
      <w:r>
        <w:fldChar w:fldCharType="end"/>
      </w:r>
      <w:bookmarkEnd w:id="487"/>
      <w:r w:rsidRPr="00BB325A">
        <w:rPr>
          <w:lang w:val="en-GB"/>
        </w:rPr>
        <w:t xml:space="preserve"> - Boxplots for 'Amenities' and 'Staff'</w:t>
      </w:r>
      <w:bookmarkEnd w:id="488"/>
    </w:p>
    <w:p w14:paraId="24B48543" w14:textId="44591F5D" w:rsidR="00BB325A" w:rsidDel="00273526" w:rsidRDefault="00BB325A" w:rsidP="00BB325A">
      <w:pPr>
        <w:rPr>
          <w:del w:id="489" w:author="Mariana Gil" w:date="2022-04-15T18:36:00Z"/>
          <w:lang w:val="en-GB"/>
        </w:rPr>
      </w:pPr>
      <w:r w:rsidRPr="00B3048C">
        <w:rPr>
          <w:noProof/>
        </w:rPr>
        <w:drawing>
          <wp:inline distT="0" distB="0" distL="0" distR="0" wp14:anchorId="275B833A" wp14:editId="3846FCF9">
            <wp:extent cx="4003431" cy="1814774"/>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2"/>
                    <a:stretch>
                      <a:fillRect/>
                    </a:stretch>
                  </pic:blipFill>
                  <pic:spPr>
                    <a:xfrm>
                      <a:off x="0" y="0"/>
                      <a:ext cx="4027628" cy="1825742"/>
                    </a:xfrm>
                    <a:prstGeom prst="rect">
                      <a:avLst/>
                    </a:prstGeom>
                  </pic:spPr>
                </pic:pic>
              </a:graphicData>
            </a:graphic>
          </wp:inline>
        </w:drawing>
      </w:r>
    </w:p>
    <w:p w14:paraId="7D721762" w14:textId="2A150B5A" w:rsidR="00D91582" w:rsidDel="00273526" w:rsidRDefault="00D91582" w:rsidP="00BB325A">
      <w:pPr>
        <w:rPr>
          <w:del w:id="490" w:author="Mariana Gil" w:date="2022-04-15T18:36:00Z"/>
          <w:lang w:val="en-GB"/>
        </w:rPr>
      </w:pPr>
    </w:p>
    <w:p w14:paraId="036DBEE2" w14:textId="04614A00" w:rsidR="00D91582" w:rsidDel="00273526" w:rsidRDefault="00D91582" w:rsidP="00BB325A">
      <w:pPr>
        <w:rPr>
          <w:del w:id="491" w:author="Mariana Gil" w:date="2022-04-15T18:36:00Z"/>
          <w:lang w:val="en-GB"/>
        </w:rPr>
      </w:pPr>
    </w:p>
    <w:p w14:paraId="5D3A77FB" w14:textId="23608E5C" w:rsidR="00D91582" w:rsidDel="00273526" w:rsidRDefault="00D91582" w:rsidP="00BB325A">
      <w:pPr>
        <w:rPr>
          <w:del w:id="492" w:author="Mariana Gil" w:date="2022-04-15T18:36:00Z"/>
          <w:lang w:val="en-GB"/>
        </w:rPr>
      </w:pPr>
    </w:p>
    <w:p w14:paraId="1F81C558" w14:textId="4A422747" w:rsidR="00D91582" w:rsidDel="00273526" w:rsidRDefault="00D91582" w:rsidP="00BB325A">
      <w:pPr>
        <w:rPr>
          <w:del w:id="493" w:author="Mariana Gil" w:date="2022-04-15T18:36:00Z"/>
          <w:lang w:val="en-GB"/>
        </w:rPr>
      </w:pPr>
    </w:p>
    <w:p w14:paraId="56A7F03E" w14:textId="77777777" w:rsidR="00D91582" w:rsidRDefault="00D91582" w:rsidP="00BB325A">
      <w:pPr>
        <w:rPr>
          <w:lang w:val="en-GB"/>
        </w:rPr>
      </w:pPr>
    </w:p>
    <w:p w14:paraId="573BF956" w14:textId="5D23297F" w:rsidR="00BB325A" w:rsidRDefault="00BB325A" w:rsidP="00BB325A">
      <w:pPr>
        <w:rPr>
          <w:lang w:val="en-GB"/>
        </w:rPr>
      </w:pPr>
    </w:p>
    <w:p w14:paraId="28FBDCB5" w14:textId="52839688" w:rsidR="00BB325A" w:rsidRPr="00BB325A" w:rsidRDefault="00BB325A" w:rsidP="00BB325A">
      <w:pPr>
        <w:pStyle w:val="Caption"/>
        <w:rPr>
          <w:lang w:val="en-GB"/>
        </w:rPr>
      </w:pPr>
      <w:bookmarkStart w:id="494" w:name="_Ref100503201"/>
      <w:bookmarkStart w:id="495" w:name="_Toc100944659"/>
      <w:r w:rsidRPr="00BB325A">
        <w:rPr>
          <w:lang w:val="en-GB"/>
        </w:rPr>
        <w:t xml:space="preserve">Figure </w:t>
      </w:r>
      <w:r>
        <w:fldChar w:fldCharType="begin"/>
      </w:r>
      <w:r w:rsidRPr="00BB325A">
        <w:rPr>
          <w:lang w:val="en-GB"/>
        </w:rPr>
        <w:instrText xml:space="preserve"> SEQ Figure \* ARABIC </w:instrText>
      </w:r>
      <w:r>
        <w:fldChar w:fldCharType="separate"/>
      </w:r>
      <w:r w:rsidR="00FE4E63">
        <w:rPr>
          <w:noProof/>
          <w:lang w:val="en-GB"/>
        </w:rPr>
        <w:t>11</w:t>
      </w:r>
      <w:r>
        <w:fldChar w:fldCharType="end"/>
      </w:r>
      <w:bookmarkEnd w:id="494"/>
      <w:r w:rsidRPr="00BB325A">
        <w:rPr>
          <w:lang w:val="en-GB"/>
        </w:rPr>
        <w:t xml:space="preserve"> - Boxplots for '</w:t>
      </w:r>
      <w:proofErr w:type="spellStart"/>
      <w:r w:rsidRPr="00BB325A">
        <w:rPr>
          <w:lang w:val="en-GB"/>
        </w:rPr>
        <w:t>PriceQuality</w:t>
      </w:r>
      <w:proofErr w:type="spellEnd"/>
      <w:r w:rsidRPr="00BB325A">
        <w:rPr>
          <w:lang w:val="en-GB"/>
        </w:rPr>
        <w:t>' and '</w:t>
      </w:r>
      <w:proofErr w:type="spellStart"/>
      <w:r w:rsidRPr="00BB325A">
        <w:rPr>
          <w:lang w:val="en-GB"/>
        </w:rPr>
        <w:t>CheckOut</w:t>
      </w:r>
      <w:proofErr w:type="spellEnd"/>
      <w:r w:rsidRPr="00BB325A">
        <w:rPr>
          <w:lang w:val="en-GB"/>
        </w:rPr>
        <w:t>'</w:t>
      </w:r>
      <w:bookmarkEnd w:id="495"/>
    </w:p>
    <w:p w14:paraId="67F68B36" w14:textId="73B5A69B" w:rsidR="00BB325A" w:rsidRDefault="00BB325A" w:rsidP="00BB325A">
      <w:pPr>
        <w:rPr>
          <w:lang w:val="en-GB"/>
        </w:rPr>
      </w:pPr>
      <w:r w:rsidRPr="007A5487">
        <w:rPr>
          <w:noProof/>
        </w:rPr>
        <w:drawing>
          <wp:inline distT="0" distB="0" distL="0" distR="0" wp14:anchorId="4EB1731C" wp14:editId="0DDBCD21">
            <wp:extent cx="4144108" cy="1918554"/>
            <wp:effectExtent l="0" t="0" r="8890" b="571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3"/>
                    <a:stretch>
                      <a:fillRect/>
                    </a:stretch>
                  </pic:blipFill>
                  <pic:spPr>
                    <a:xfrm>
                      <a:off x="0" y="0"/>
                      <a:ext cx="4162347" cy="1926998"/>
                    </a:xfrm>
                    <a:prstGeom prst="rect">
                      <a:avLst/>
                    </a:prstGeom>
                  </pic:spPr>
                </pic:pic>
              </a:graphicData>
            </a:graphic>
          </wp:inline>
        </w:drawing>
      </w:r>
    </w:p>
    <w:p w14:paraId="1AC56D51" w14:textId="3E0411E8" w:rsidR="00BB325A" w:rsidRDefault="00BB325A" w:rsidP="00BB325A">
      <w:pPr>
        <w:pStyle w:val="Caption"/>
      </w:pPr>
      <w:bookmarkStart w:id="496" w:name="_Ref100503215"/>
      <w:bookmarkStart w:id="497" w:name="_Toc100944660"/>
      <w:r>
        <w:lastRenderedPageBreak/>
        <w:t xml:space="preserve">Figure </w:t>
      </w:r>
      <w:fldSimple w:instr=" SEQ Figure \* ARABIC ">
        <w:r w:rsidR="00FE4E63">
          <w:rPr>
            <w:noProof/>
          </w:rPr>
          <w:t>12</w:t>
        </w:r>
      </w:fldSimple>
      <w:bookmarkEnd w:id="496"/>
      <w:r>
        <w:t xml:space="preserve"> - </w:t>
      </w:r>
      <w:proofErr w:type="spellStart"/>
      <w:r w:rsidRPr="00AA4E89">
        <w:t>Boxplot</w:t>
      </w:r>
      <w:proofErr w:type="spellEnd"/>
      <w:r w:rsidRPr="00AA4E89">
        <w:t xml:space="preserve"> for '</w:t>
      </w:r>
      <w:proofErr w:type="spellStart"/>
      <w:r w:rsidRPr="00AA4E89">
        <w:t>Cleanliness</w:t>
      </w:r>
      <w:proofErr w:type="spellEnd"/>
      <w:r w:rsidRPr="00AA4E89">
        <w:t>'</w:t>
      </w:r>
      <w:bookmarkEnd w:id="497"/>
    </w:p>
    <w:p w14:paraId="5F1160C6" w14:textId="6D10560F" w:rsidR="00BB325A" w:rsidRDefault="00BB325A" w:rsidP="00BB325A">
      <w:pPr>
        <w:rPr>
          <w:lang w:val="en-GB"/>
        </w:rPr>
      </w:pPr>
      <w:r w:rsidRPr="00115AA8">
        <w:rPr>
          <w:noProof/>
        </w:rPr>
        <w:drawing>
          <wp:inline distT="0" distB="0" distL="0" distR="0" wp14:anchorId="349628A2" wp14:editId="7175B2B7">
            <wp:extent cx="2180492" cy="1600036"/>
            <wp:effectExtent l="0" t="0" r="0" b="63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4"/>
                    <a:stretch>
                      <a:fillRect/>
                    </a:stretch>
                  </pic:blipFill>
                  <pic:spPr>
                    <a:xfrm>
                      <a:off x="0" y="0"/>
                      <a:ext cx="2189962" cy="1606985"/>
                    </a:xfrm>
                    <a:prstGeom prst="rect">
                      <a:avLst/>
                    </a:prstGeom>
                  </pic:spPr>
                </pic:pic>
              </a:graphicData>
            </a:graphic>
          </wp:inline>
        </w:drawing>
      </w:r>
    </w:p>
    <w:p w14:paraId="26C26860" w14:textId="441D4459" w:rsidR="00C954EC" w:rsidRDefault="00C954EC" w:rsidP="00C954EC">
      <w:pPr>
        <w:pStyle w:val="Caption"/>
        <w:rPr>
          <w:lang w:val="en-GB"/>
        </w:rPr>
      </w:pPr>
      <w:bookmarkStart w:id="498" w:name="_Ref100503544"/>
      <w:bookmarkStart w:id="499" w:name="_Toc100944661"/>
      <w:r w:rsidRPr="00200AF4">
        <w:rPr>
          <w:lang w:val="en-GB"/>
        </w:rPr>
        <w:t xml:space="preserve">Figure </w:t>
      </w:r>
      <w:r>
        <w:fldChar w:fldCharType="begin"/>
      </w:r>
      <w:r w:rsidRPr="00200AF4">
        <w:rPr>
          <w:lang w:val="en-GB"/>
        </w:rPr>
        <w:instrText xml:space="preserve"> SEQ Figure \* ARABIC </w:instrText>
      </w:r>
      <w:r>
        <w:fldChar w:fldCharType="separate"/>
      </w:r>
      <w:r w:rsidR="00FE4E63">
        <w:rPr>
          <w:noProof/>
          <w:lang w:val="en-GB"/>
        </w:rPr>
        <w:t>13</w:t>
      </w:r>
      <w:r>
        <w:fldChar w:fldCharType="end"/>
      </w:r>
      <w:bookmarkEnd w:id="498"/>
      <w:r w:rsidRPr="00200AF4">
        <w:rPr>
          <w:lang w:val="en-GB"/>
        </w:rPr>
        <w:t xml:space="preserve"> - Missing values distribution (after transformation of underage people to missing)</w:t>
      </w:r>
      <w:bookmarkEnd w:id="499"/>
    </w:p>
    <w:p w14:paraId="07CBE6EC" w14:textId="3A844266" w:rsidR="00C954EC" w:rsidRDefault="00C954EC" w:rsidP="00BB325A">
      <w:pPr>
        <w:rPr>
          <w:lang w:val="en-GB"/>
        </w:rPr>
      </w:pPr>
      <w:r w:rsidRPr="00FD157E">
        <w:rPr>
          <w:noProof/>
        </w:rPr>
        <w:drawing>
          <wp:inline distT="0" distB="0" distL="0" distR="0" wp14:anchorId="5EE87872" wp14:editId="250B53F0">
            <wp:extent cx="1432560" cy="2501384"/>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5"/>
                    <a:stretch>
                      <a:fillRect/>
                    </a:stretch>
                  </pic:blipFill>
                  <pic:spPr>
                    <a:xfrm>
                      <a:off x="0" y="0"/>
                      <a:ext cx="1432560" cy="2501384"/>
                    </a:xfrm>
                    <a:prstGeom prst="rect">
                      <a:avLst/>
                    </a:prstGeom>
                  </pic:spPr>
                </pic:pic>
              </a:graphicData>
            </a:graphic>
          </wp:inline>
        </w:drawing>
      </w:r>
    </w:p>
    <w:p w14:paraId="36D988D4" w14:textId="5FE98E15" w:rsidR="00AF3197" w:rsidRPr="00AF3197" w:rsidRDefault="00AF3197" w:rsidP="00AF3197">
      <w:pPr>
        <w:pStyle w:val="Caption"/>
        <w:rPr>
          <w:lang w:val="en-GB"/>
        </w:rPr>
      </w:pPr>
      <w:bookmarkStart w:id="500" w:name="_Ref100506047"/>
      <w:bookmarkStart w:id="501" w:name="_Toc100944662"/>
      <w:r w:rsidRPr="00AF3197">
        <w:rPr>
          <w:lang w:val="en-GB"/>
        </w:rPr>
        <w:t xml:space="preserve">Figure </w:t>
      </w:r>
      <w:r>
        <w:fldChar w:fldCharType="begin"/>
      </w:r>
      <w:r w:rsidRPr="00AF3197">
        <w:rPr>
          <w:lang w:val="en-GB"/>
        </w:rPr>
        <w:instrText xml:space="preserve"> SEQ Figure \* ARABIC </w:instrText>
      </w:r>
      <w:r>
        <w:fldChar w:fldCharType="separate"/>
      </w:r>
      <w:r w:rsidR="00FE4E63">
        <w:rPr>
          <w:noProof/>
          <w:lang w:val="en-GB"/>
        </w:rPr>
        <w:t>14</w:t>
      </w:r>
      <w:r>
        <w:fldChar w:fldCharType="end"/>
      </w:r>
      <w:bookmarkEnd w:id="500"/>
      <w:r w:rsidRPr="00AF3197">
        <w:rPr>
          <w:lang w:val="en-GB"/>
        </w:rPr>
        <w:t xml:space="preserve"> - '</w:t>
      </w:r>
      <w:proofErr w:type="spellStart"/>
      <w:r w:rsidRPr="00AF3197">
        <w:rPr>
          <w:lang w:val="en-GB"/>
        </w:rPr>
        <w:t>Year_Birth</w:t>
      </w:r>
      <w:proofErr w:type="spellEnd"/>
      <w:r w:rsidRPr="00AF3197">
        <w:rPr>
          <w:lang w:val="en-GB"/>
        </w:rPr>
        <w:t>' descriptive statistics before imputation</w:t>
      </w:r>
      <w:bookmarkEnd w:id="501"/>
    </w:p>
    <w:p w14:paraId="1D04B5A3" w14:textId="3E9FE31F" w:rsidR="00AF3197" w:rsidRDefault="00AF3197" w:rsidP="00AF3197">
      <w:pPr>
        <w:rPr>
          <w:lang w:val="en-GB"/>
        </w:rPr>
      </w:pPr>
      <w:r w:rsidRPr="00297FCD">
        <w:rPr>
          <w:noProof/>
        </w:rPr>
        <w:drawing>
          <wp:inline distT="0" distB="0" distL="0" distR="0" wp14:anchorId="4BCD8C42" wp14:editId="759FE703">
            <wp:extent cx="1241739" cy="96774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1248664" cy="973137"/>
                    </a:xfrm>
                    <a:prstGeom prst="rect">
                      <a:avLst/>
                    </a:prstGeom>
                  </pic:spPr>
                </pic:pic>
              </a:graphicData>
            </a:graphic>
          </wp:inline>
        </w:drawing>
      </w:r>
    </w:p>
    <w:p w14:paraId="16D8FA4D" w14:textId="77777777" w:rsidR="000739D6" w:rsidRPr="00AF3197" w:rsidRDefault="000739D6" w:rsidP="00AF3197">
      <w:pPr>
        <w:rPr>
          <w:lang w:val="en-GB"/>
        </w:rPr>
      </w:pPr>
    </w:p>
    <w:p w14:paraId="2FD52CEE" w14:textId="6E8274DC" w:rsidR="00AF3197" w:rsidRPr="00AF3197" w:rsidRDefault="00AF3197" w:rsidP="00AF3197">
      <w:pPr>
        <w:pStyle w:val="Caption"/>
        <w:rPr>
          <w:lang w:val="en-GB"/>
        </w:rPr>
      </w:pPr>
      <w:bookmarkStart w:id="502" w:name="_Ref100506060"/>
      <w:bookmarkStart w:id="503" w:name="_Toc100944663"/>
      <w:r w:rsidRPr="00AF3197">
        <w:rPr>
          <w:lang w:val="en-GB"/>
        </w:rPr>
        <w:t xml:space="preserve">Figure </w:t>
      </w:r>
      <w:r>
        <w:fldChar w:fldCharType="begin"/>
      </w:r>
      <w:r w:rsidRPr="00AF3197">
        <w:rPr>
          <w:lang w:val="en-GB"/>
        </w:rPr>
        <w:instrText xml:space="preserve"> SEQ Figure \* ARABIC </w:instrText>
      </w:r>
      <w:r>
        <w:fldChar w:fldCharType="separate"/>
      </w:r>
      <w:r w:rsidR="00FE4E63">
        <w:rPr>
          <w:noProof/>
          <w:lang w:val="en-GB"/>
        </w:rPr>
        <w:t>15</w:t>
      </w:r>
      <w:r>
        <w:fldChar w:fldCharType="end"/>
      </w:r>
      <w:bookmarkEnd w:id="502"/>
      <w:r w:rsidRPr="00AF3197">
        <w:rPr>
          <w:lang w:val="en-GB"/>
        </w:rPr>
        <w:t xml:space="preserve"> - '</w:t>
      </w:r>
      <w:proofErr w:type="spellStart"/>
      <w:r w:rsidRPr="00AF3197">
        <w:rPr>
          <w:lang w:val="en-GB"/>
        </w:rPr>
        <w:t>Year_Birth</w:t>
      </w:r>
      <w:proofErr w:type="spellEnd"/>
      <w:r w:rsidRPr="00AF3197">
        <w:rPr>
          <w:lang w:val="en-GB"/>
        </w:rPr>
        <w:t>' descriptive statistics after imputation</w:t>
      </w:r>
      <w:bookmarkEnd w:id="503"/>
    </w:p>
    <w:p w14:paraId="52312BE6" w14:textId="3E6B2179" w:rsidR="00382175" w:rsidRDefault="00AF3197" w:rsidP="00BB325A">
      <w:pPr>
        <w:rPr>
          <w:lang w:val="en-GB"/>
        </w:rPr>
      </w:pPr>
      <w:r w:rsidRPr="00450FC8">
        <w:rPr>
          <w:noProof/>
        </w:rPr>
        <w:drawing>
          <wp:inline distT="0" distB="0" distL="0" distR="0" wp14:anchorId="2EEFFBB8" wp14:editId="0DEC7F52">
            <wp:extent cx="1322777" cy="9906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1332378" cy="997790"/>
                    </a:xfrm>
                    <a:prstGeom prst="rect">
                      <a:avLst/>
                    </a:prstGeom>
                  </pic:spPr>
                </pic:pic>
              </a:graphicData>
            </a:graphic>
          </wp:inline>
        </w:drawing>
      </w:r>
    </w:p>
    <w:p w14:paraId="6CDA0DC9" w14:textId="7AF07313" w:rsidR="00382175" w:rsidRPr="002E6620" w:rsidRDefault="002E6620" w:rsidP="002E6620">
      <w:pPr>
        <w:pStyle w:val="Caption"/>
        <w:rPr>
          <w:lang w:val="en-GB"/>
        </w:rPr>
      </w:pPr>
      <w:bookmarkStart w:id="504" w:name="_Ref100506363"/>
      <w:bookmarkStart w:id="505" w:name="_Toc100944664"/>
      <w:r w:rsidRPr="002E6620">
        <w:rPr>
          <w:lang w:val="en-GB"/>
        </w:rPr>
        <w:t xml:space="preserve">Figure </w:t>
      </w:r>
      <w:r>
        <w:fldChar w:fldCharType="begin"/>
      </w:r>
      <w:r w:rsidRPr="002E6620">
        <w:rPr>
          <w:lang w:val="en-GB"/>
        </w:rPr>
        <w:instrText xml:space="preserve"> SEQ Figure \* ARABIC </w:instrText>
      </w:r>
      <w:r>
        <w:fldChar w:fldCharType="separate"/>
      </w:r>
      <w:r w:rsidR="00FE4E63">
        <w:rPr>
          <w:noProof/>
          <w:lang w:val="en-GB"/>
        </w:rPr>
        <w:t>16</w:t>
      </w:r>
      <w:r>
        <w:fldChar w:fldCharType="end"/>
      </w:r>
      <w:bookmarkEnd w:id="504"/>
      <w:r w:rsidRPr="002E6620">
        <w:rPr>
          <w:lang w:val="en-GB"/>
        </w:rPr>
        <w:t xml:space="preserve"> - 'Wifi' values before correction</w:t>
      </w:r>
      <w:bookmarkEnd w:id="505"/>
    </w:p>
    <w:p w14:paraId="7CC31452" w14:textId="4B5612DC" w:rsidR="002E6620" w:rsidRDefault="002E6620" w:rsidP="002E6620">
      <w:pPr>
        <w:rPr>
          <w:ins w:id="506" w:author="Mariana Gil" w:date="2022-04-15T18:37:00Z"/>
          <w:lang w:val="en-GB"/>
        </w:rPr>
      </w:pPr>
      <w:r w:rsidRPr="00705B9E">
        <w:rPr>
          <w:noProof/>
        </w:rPr>
        <w:drawing>
          <wp:inline distT="0" distB="0" distL="0" distR="0" wp14:anchorId="13B3E3D4" wp14:editId="3FA5C558">
            <wp:extent cx="716280" cy="907287"/>
            <wp:effectExtent l="0" t="0" r="7620" b="762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stretch>
                      <a:fillRect/>
                    </a:stretch>
                  </pic:blipFill>
                  <pic:spPr>
                    <a:xfrm>
                      <a:off x="0" y="0"/>
                      <a:ext cx="720183" cy="912231"/>
                    </a:xfrm>
                    <a:prstGeom prst="rect">
                      <a:avLst/>
                    </a:prstGeom>
                  </pic:spPr>
                </pic:pic>
              </a:graphicData>
            </a:graphic>
          </wp:inline>
        </w:drawing>
      </w:r>
    </w:p>
    <w:p w14:paraId="401E6FD8" w14:textId="77777777" w:rsidR="00273526" w:rsidRPr="002E6620" w:rsidRDefault="00273526" w:rsidP="002E6620">
      <w:pPr>
        <w:rPr>
          <w:lang w:val="en-GB"/>
        </w:rPr>
      </w:pPr>
    </w:p>
    <w:p w14:paraId="17CBA19E" w14:textId="6B573244" w:rsidR="002E6620" w:rsidRDefault="002E6620" w:rsidP="002E6620">
      <w:pPr>
        <w:pStyle w:val="Caption"/>
        <w:rPr>
          <w:lang w:val="en-GB"/>
        </w:rPr>
      </w:pPr>
      <w:bookmarkStart w:id="507" w:name="_Ref100506372"/>
      <w:bookmarkStart w:id="508" w:name="_Toc100944665"/>
      <w:r w:rsidRPr="002E6620">
        <w:rPr>
          <w:lang w:val="en-GB"/>
        </w:rPr>
        <w:lastRenderedPageBreak/>
        <w:t xml:space="preserve">Figure </w:t>
      </w:r>
      <w:r>
        <w:fldChar w:fldCharType="begin"/>
      </w:r>
      <w:r w:rsidRPr="002E6620">
        <w:rPr>
          <w:lang w:val="en-GB"/>
        </w:rPr>
        <w:instrText xml:space="preserve"> SEQ Figure \* ARABIC </w:instrText>
      </w:r>
      <w:r>
        <w:fldChar w:fldCharType="separate"/>
      </w:r>
      <w:r w:rsidR="00FE4E63">
        <w:rPr>
          <w:noProof/>
          <w:lang w:val="en-GB"/>
        </w:rPr>
        <w:t>17</w:t>
      </w:r>
      <w:r>
        <w:fldChar w:fldCharType="end"/>
      </w:r>
      <w:bookmarkEnd w:id="507"/>
      <w:r w:rsidRPr="002E6620">
        <w:rPr>
          <w:lang w:val="en-GB"/>
        </w:rPr>
        <w:t xml:space="preserve"> - 'Wifi' values after correction</w:t>
      </w:r>
      <w:bookmarkEnd w:id="508"/>
    </w:p>
    <w:p w14:paraId="59F27350" w14:textId="6AC44A82" w:rsidR="002E6620" w:rsidRPr="002E6620" w:rsidRDefault="002E6620" w:rsidP="002E6620">
      <w:pPr>
        <w:rPr>
          <w:lang w:val="en-GB"/>
        </w:rPr>
      </w:pPr>
      <w:r w:rsidRPr="00DD5E1E">
        <w:rPr>
          <w:noProof/>
        </w:rPr>
        <w:drawing>
          <wp:inline distT="0" distB="0" distL="0" distR="0" wp14:anchorId="076B417C" wp14:editId="609962B0">
            <wp:extent cx="716280" cy="758772"/>
            <wp:effectExtent l="0" t="0" r="762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9"/>
                    <a:stretch>
                      <a:fillRect/>
                    </a:stretch>
                  </pic:blipFill>
                  <pic:spPr>
                    <a:xfrm>
                      <a:off x="0" y="0"/>
                      <a:ext cx="722408" cy="765264"/>
                    </a:xfrm>
                    <a:prstGeom prst="rect">
                      <a:avLst/>
                    </a:prstGeom>
                  </pic:spPr>
                </pic:pic>
              </a:graphicData>
            </a:graphic>
          </wp:inline>
        </w:drawing>
      </w:r>
    </w:p>
    <w:p w14:paraId="031EB760" w14:textId="727EDAF3" w:rsidR="00382175" w:rsidRPr="00FF29B9" w:rsidRDefault="00FF29B9" w:rsidP="00FF29B9">
      <w:pPr>
        <w:pStyle w:val="Caption"/>
        <w:rPr>
          <w:lang w:val="en-GB"/>
        </w:rPr>
      </w:pPr>
      <w:bookmarkStart w:id="509" w:name="_Ref100507068"/>
      <w:bookmarkStart w:id="510" w:name="_Toc100944666"/>
      <w:r w:rsidRPr="00FF29B9">
        <w:rPr>
          <w:lang w:val="en-GB"/>
        </w:rPr>
        <w:t xml:space="preserve">Figure </w:t>
      </w:r>
      <w:r>
        <w:fldChar w:fldCharType="begin"/>
      </w:r>
      <w:r w:rsidRPr="00FF29B9">
        <w:rPr>
          <w:lang w:val="en-GB"/>
        </w:rPr>
        <w:instrText xml:space="preserve"> SEQ Figure \* ARABIC </w:instrText>
      </w:r>
      <w:r>
        <w:fldChar w:fldCharType="separate"/>
      </w:r>
      <w:r w:rsidR="00FE4E63">
        <w:rPr>
          <w:noProof/>
          <w:lang w:val="en-GB"/>
        </w:rPr>
        <w:t>18</w:t>
      </w:r>
      <w:r>
        <w:fldChar w:fldCharType="end"/>
      </w:r>
      <w:bookmarkEnd w:id="509"/>
      <w:r w:rsidRPr="00FF29B9">
        <w:rPr>
          <w:lang w:val="en-GB"/>
        </w:rPr>
        <w:t xml:space="preserve"> - Distribution of new variable 'Gender'</w:t>
      </w:r>
      <w:bookmarkEnd w:id="510"/>
    </w:p>
    <w:p w14:paraId="0A10BB01" w14:textId="3FF2A571" w:rsidR="00FF29B9" w:rsidRPr="00FF29B9" w:rsidRDefault="00FF29B9" w:rsidP="00FF29B9">
      <w:pPr>
        <w:rPr>
          <w:lang w:val="en-GB"/>
        </w:rPr>
      </w:pPr>
      <w:r w:rsidRPr="00BA6B21">
        <w:rPr>
          <w:noProof/>
        </w:rPr>
        <w:drawing>
          <wp:inline distT="0" distB="0" distL="0" distR="0" wp14:anchorId="5AC1C7E6" wp14:editId="7D0485E8">
            <wp:extent cx="1042453" cy="541020"/>
            <wp:effectExtent l="0" t="0" r="571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0"/>
                    <a:stretch>
                      <a:fillRect/>
                    </a:stretch>
                  </pic:blipFill>
                  <pic:spPr>
                    <a:xfrm>
                      <a:off x="0" y="0"/>
                      <a:ext cx="1051138" cy="545528"/>
                    </a:xfrm>
                    <a:prstGeom prst="rect">
                      <a:avLst/>
                    </a:prstGeom>
                  </pic:spPr>
                </pic:pic>
              </a:graphicData>
            </a:graphic>
          </wp:inline>
        </w:drawing>
      </w:r>
    </w:p>
    <w:p w14:paraId="1E6204B8" w14:textId="44CB3D4B" w:rsidR="00FF29B9" w:rsidRPr="00FF29B9" w:rsidRDefault="00FF29B9" w:rsidP="00FF29B9">
      <w:pPr>
        <w:pStyle w:val="Caption"/>
        <w:rPr>
          <w:lang w:val="en-GB"/>
        </w:rPr>
      </w:pPr>
      <w:bookmarkStart w:id="511" w:name="_Ref100507081"/>
      <w:bookmarkStart w:id="512" w:name="_Toc100944667"/>
      <w:r w:rsidRPr="00FF29B9">
        <w:rPr>
          <w:lang w:val="en-GB"/>
        </w:rPr>
        <w:t xml:space="preserve">Figure </w:t>
      </w:r>
      <w:r>
        <w:fldChar w:fldCharType="begin"/>
      </w:r>
      <w:r w:rsidRPr="00FF29B9">
        <w:rPr>
          <w:lang w:val="en-GB"/>
        </w:rPr>
        <w:instrText xml:space="preserve"> SEQ Figure \* ARABIC </w:instrText>
      </w:r>
      <w:r>
        <w:fldChar w:fldCharType="separate"/>
      </w:r>
      <w:r w:rsidR="00FE4E63">
        <w:rPr>
          <w:noProof/>
          <w:lang w:val="en-GB"/>
        </w:rPr>
        <w:t>19</w:t>
      </w:r>
      <w:r>
        <w:fldChar w:fldCharType="end"/>
      </w:r>
      <w:bookmarkEnd w:id="511"/>
      <w:r w:rsidRPr="00FF29B9">
        <w:rPr>
          <w:lang w:val="en-GB"/>
        </w:rPr>
        <w:t xml:space="preserve"> - Distribution of new variable 'Age'</w:t>
      </w:r>
      <w:bookmarkEnd w:id="512"/>
    </w:p>
    <w:p w14:paraId="4742E71A" w14:textId="7ED8E901" w:rsidR="00FF29B9" w:rsidRDefault="00FF29B9" w:rsidP="00FF29B9">
      <w:pPr>
        <w:rPr>
          <w:lang w:val="en-GB"/>
        </w:rPr>
      </w:pPr>
      <w:r w:rsidRPr="0017300C">
        <w:rPr>
          <w:noProof/>
        </w:rPr>
        <w:drawing>
          <wp:inline distT="0" distB="0" distL="0" distR="0" wp14:anchorId="626FD5E7" wp14:editId="5DE8110F">
            <wp:extent cx="1287780" cy="1009667"/>
            <wp:effectExtent l="0" t="0" r="762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31"/>
                    <a:stretch>
                      <a:fillRect/>
                    </a:stretch>
                  </pic:blipFill>
                  <pic:spPr>
                    <a:xfrm>
                      <a:off x="0" y="0"/>
                      <a:ext cx="1295756" cy="1015920"/>
                    </a:xfrm>
                    <a:prstGeom prst="rect">
                      <a:avLst/>
                    </a:prstGeom>
                  </pic:spPr>
                </pic:pic>
              </a:graphicData>
            </a:graphic>
          </wp:inline>
        </w:drawing>
      </w:r>
    </w:p>
    <w:p w14:paraId="1C465374" w14:textId="77BD162F" w:rsidR="00FF29B9" w:rsidRPr="00FF29B9" w:rsidRDefault="00FF29B9" w:rsidP="00FF29B9">
      <w:pPr>
        <w:pStyle w:val="Caption"/>
        <w:rPr>
          <w:lang w:val="en-GB"/>
        </w:rPr>
      </w:pPr>
      <w:bookmarkStart w:id="513" w:name="_Ref100507090"/>
      <w:bookmarkStart w:id="514" w:name="_Toc100944668"/>
      <w:r w:rsidRPr="00FF29B9">
        <w:rPr>
          <w:lang w:val="en-GB"/>
        </w:rPr>
        <w:t xml:space="preserve">Figure </w:t>
      </w:r>
      <w:r>
        <w:fldChar w:fldCharType="begin"/>
      </w:r>
      <w:r w:rsidRPr="00FF29B9">
        <w:rPr>
          <w:lang w:val="en-GB"/>
        </w:rPr>
        <w:instrText xml:space="preserve"> SEQ Figure \* ARABIC </w:instrText>
      </w:r>
      <w:r>
        <w:fldChar w:fldCharType="separate"/>
      </w:r>
      <w:r w:rsidR="00FE4E63">
        <w:rPr>
          <w:noProof/>
          <w:lang w:val="en-GB"/>
        </w:rPr>
        <w:t>20</w:t>
      </w:r>
      <w:r>
        <w:fldChar w:fldCharType="end"/>
      </w:r>
      <w:bookmarkEnd w:id="513"/>
      <w:r w:rsidRPr="00FF29B9">
        <w:rPr>
          <w:lang w:val="en-GB"/>
        </w:rPr>
        <w:t xml:space="preserve"> - Distribution of new variable '</w:t>
      </w:r>
      <w:proofErr w:type="spellStart"/>
      <w:r w:rsidRPr="00FF29B9">
        <w:rPr>
          <w:lang w:val="en-GB"/>
        </w:rPr>
        <w:t>satisfaction_avg</w:t>
      </w:r>
      <w:proofErr w:type="spellEnd"/>
      <w:r w:rsidRPr="00FF29B9">
        <w:rPr>
          <w:lang w:val="en-GB"/>
        </w:rPr>
        <w:t>'</w:t>
      </w:r>
      <w:bookmarkEnd w:id="514"/>
    </w:p>
    <w:p w14:paraId="236DCFDD" w14:textId="4149B496" w:rsidR="00382175" w:rsidDel="00757148" w:rsidRDefault="00FF29B9" w:rsidP="00BB325A">
      <w:pPr>
        <w:rPr>
          <w:del w:id="515" w:author="Mariana Gil" w:date="2022-04-15T19:49:00Z"/>
          <w:lang w:val="en-GB"/>
        </w:rPr>
      </w:pPr>
      <w:r w:rsidRPr="00D82E37">
        <w:rPr>
          <w:noProof/>
        </w:rPr>
        <w:drawing>
          <wp:anchor distT="0" distB="0" distL="114300" distR="114300" simplePos="0" relativeHeight="251663360" behindDoc="0" locked="0" layoutInCell="1" allowOverlap="1" wp14:anchorId="389D310E" wp14:editId="6EC64AE5">
            <wp:simplePos x="355600" y="4533900"/>
            <wp:positionH relativeFrom="column">
              <wp:align>left</wp:align>
            </wp:positionH>
            <wp:positionV relativeFrom="paragraph">
              <wp:align>top</wp:align>
            </wp:positionV>
            <wp:extent cx="1287780" cy="983396"/>
            <wp:effectExtent l="0" t="0" r="7620" b="7620"/>
            <wp:wrapSquare wrapText="bothSides"/>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87780" cy="983396"/>
                    </a:xfrm>
                    <a:prstGeom prst="rect">
                      <a:avLst/>
                    </a:prstGeom>
                  </pic:spPr>
                </pic:pic>
              </a:graphicData>
            </a:graphic>
          </wp:anchor>
        </w:drawing>
      </w:r>
      <w:ins w:id="516" w:author="Mariana Gil" w:date="2022-04-15T19:49:00Z">
        <w:r w:rsidR="00757148">
          <w:rPr>
            <w:lang w:val="en-GB"/>
          </w:rPr>
          <w:br w:type="textWrapping" w:clear="all"/>
        </w:r>
      </w:ins>
    </w:p>
    <w:p w14:paraId="21C4EE8B" w14:textId="23ED32B1" w:rsidR="000739D6" w:rsidDel="00757148" w:rsidRDefault="000739D6" w:rsidP="00BB325A">
      <w:pPr>
        <w:rPr>
          <w:del w:id="517" w:author="Mariana Gil" w:date="2022-04-15T19:49:00Z"/>
          <w:lang w:val="en-GB"/>
        </w:rPr>
      </w:pPr>
    </w:p>
    <w:p w14:paraId="6A7422FB" w14:textId="5DBE6DAA" w:rsidR="000739D6" w:rsidDel="00757148" w:rsidRDefault="000739D6" w:rsidP="00BB325A">
      <w:pPr>
        <w:rPr>
          <w:del w:id="518" w:author="Mariana Gil" w:date="2022-04-15T19:49:00Z"/>
          <w:lang w:val="en-GB"/>
        </w:rPr>
      </w:pPr>
    </w:p>
    <w:p w14:paraId="2B9A763D" w14:textId="6D8209E4" w:rsidR="000739D6" w:rsidDel="00757148" w:rsidRDefault="000739D6" w:rsidP="00BB325A">
      <w:pPr>
        <w:rPr>
          <w:del w:id="519" w:author="Mariana Gil" w:date="2022-04-15T19:49:00Z"/>
          <w:lang w:val="en-GB"/>
        </w:rPr>
      </w:pPr>
    </w:p>
    <w:p w14:paraId="044567A2" w14:textId="30C268B0" w:rsidR="000739D6" w:rsidDel="00757148" w:rsidRDefault="000739D6" w:rsidP="00BB325A">
      <w:pPr>
        <w:rPr>
          <w:del w:id="520" w:author="Mariana Gil" w:date="2022-04-15T19:49:00Z"/>
          <w:lang w:val="en-GB"/>
        </w:rPr>
      </w:pPr>
    </w:p>
    <w:p w14:paraId="66AB67FC" w14:textId="2D370154" w:rsidR="000739D6" w:rsidDel="00757148" w:rsidRDefault="000739D6" w:rsidP="00BB325A">
      <w:pPr>
        <w:rPr>
          <w:del w:id="521" w:author="Mariana Gil" w:date="2022-04-15T19:49:00Z"/>
          <w:lang w:val="en-GB"/>
        </w:rPr>
      </w:pPr>
    </w:p>
    <w:p w14:paraId="04766115" w14:textId="323AC1BE" w:rsidR="000739D6" w:rsidDel="00757148" w:rsidRDefault="000739D6" w:rsidP="00BB325A">
      <w:pPr>
        <w:rPr>
          <w:del w:id="522" w:author="Mariana Gil" w:date="2022-04-15T19:49:00Z"/>
          <w:lang w:val="en-GB"/>
        </w:rPr>
      </w:pPr>
    </w:p>
    <w:p w14:paraId="11698688" w14:textId="132761C7" w:rsidR="000739D6" w:rsidDel="00757148" w:rsidRDefault="000739D6" w:rsidP="00BB325A">
      <w:pPr>
        <w:rPr>
          <w:del w:id="523" w:author="Mariana Gil" w:date="2022-04-15T19:49:00Z"/>
          <w:lang w:val="en-GB"/>
        </w:rPr>
      </w:pPr>
    </w:p>
    <w:p w14:paraId="705182F9" w14:textId="77777777" w:rsidR="000739D6" w:rsidRDefault="000739D6" w:rsidP="00BB325A">
      <w:pPr>
        <w:rPr>
          <w:lang w:val="en-GB"/>
        </w:rPr>
      </w:pPr>
    </w:p>
    <w:p w14:paraId="45E8CC97" w14:textId="7B5B9A16" w:rsidR="000739D6" w:rsidRPr="002843AC" w:rsidRDefault="000739D6" w:rsidP="000739D6">
      <w:pPr>
        <w:pStyle w:val="Caption"/>
        <w:rPr>
          <w:lang w:val="en-GB"/>
          <w:rPrChange w:id="524" w:author="Mariana Gil" w:date="2022-04-15T18:33:00Z">
            <w:rPr/>
          </w:rPrChange>
        </w:rPr>
      </w:pPr>
      <w:bookmarkStart w:id="525" w:name="_Ref100507336"/>
      <w:bookmarkStart w:id="526" w:name="_Toc100944669"/>
      <w:r w:rsidRPr="00F57E4A">
        <w:rPr>
          <w:noProof/>
        </w:rPr>
        <w:lastRenderedPageBreak/>
        <w:drawing>
          <wp:anchor distT="0" distB="0" distL="114300" distR="114300" simplePos="0" relativeHeight="251659264" behindDoc="0" locked="0" layoutInCell="1" allowOverlap="1" wp14:anchorId="4DE796EB" wp14:editId="2E462542">
            <wp:simplePos x="0" y="0"/>
            <wp:positionH relativeFrom="column">
              <wp:posOffset>-4445</wp:posOffset>
            </wp:positionH>
            <wp:positionV relativeFrom="paragraph">
              <wp:posOffset>241935</wp:posOffset>
            </wp:positionV>
            <wp:extent cx="6134100" cy="4290060"/>
            <wp:effectExtent l="0" t="0" r="0" b="0"/>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134100" cy="4290060"/>
                    </a:xfrm>
                    <a:prstGeom prst="rect">
                      <a:avLst/>
                    </a:prstGeom>
                  </pic:spPr>
                </pic:pic>
              </a:graphicData>
            </a:graphic>
            <wp14:sizeRelH relativeFrom="margin">
              <wp14:pctWidth>0</wp14:pctWidth>
            </wp14:sizeRelH>
            <wp14:sizeRelV relativeFrom="margin">
              <wp14:pctHeight>0</wp14:pctHeight>
            </wp14:sizeRelV>
          </wp:anchor>
        </w:drawing>
      </w:r>
      <w:r w:rsidRPr="002843AC">
        <w:rPr>
          <w:lang w:val="en-GB"/>
          <w:rPrChange w:id="527" w:author="Mariana Gil" w:date="2022-04-15T18:33:00Z">
            <w:rPr/>
          </w:rPrChange>
        </w:rPr>
        <w:t xml:space="preserve">Figure </w:t>
      </w:r>
      <w:r w:rsidR="00411BCB">
        <w:fldChar w:fldCharType="begin"/>
      </w:r>
      <w:r w:rsidR="00411BCB" w:rsidRPr="002843AC">
        <w:rPr>
          <w:lang w:val="en-GB"/>
          <w:rPrChange w:id="528" w:author="Mariana Gil" w:date="2022-04-15T18:33:00Z">
            <w:rPr/>
          </w:rPrChange>
        </w:rPr>
        <w:instrText xml:space="preserve"> SEQ Figure \* ARABIC </w:instrText>
      </w:r>
      <w:r w:rsidR="00411BCB">
        <w:fldChar w:fldCharType="separate"/>
      </w:r>
      <w:ins w:id="529" w:author="Mariana Gil" w:date="2022-04-15T19:10:00Z">
        <w:r w:rsidR="00FE4E63">
          <w:rPr>
            <w:noProof/>
            <w:lang w:val="en-GB"/>
          </w:rPr>
          <w:t>21</w:t>
        </w:r>
      </w:ins>
      <w:del w:id="530" w:author="Mariana Gil" w:date="2022-04-15T18:36:00Z">
        <w:r w:rsidR="00305C0C" w:rsidRPr="002843AC" w:rsidDel="00194ABE">
          <w:rPr>
            <w:noProof/>
            <w:lang w:val="en-GB"/>
            <w:rPrChange w:id="531" w:author="Mariana Gil" w:date="2022-04-15T18:33:00Z">
              <w:rPr>
                <w:noProof/>
              </w:rPr>
            </w:rPrChange>
          </w:rPr>
          <w:delText>21</w:delText>
        </w:r>
      </w:del>
      <w:r w:rsidR="00411BCB">
        <w:rPr>
          <w:noProof/>
        </w:rPr>
        <w:fldChar w:fldCharType="end"/>
      </w:r>
      <w:bookmarkEnd w:id="525"/>
      <w:r w:rsidRPr="002843AC">
        <w:rPr>
          <w:lang w:val="en-GB"/>
          <w:rPrChange w:id="532" w:author="Mariana Gil" w:date="2022-04-15T18:33:00Z">
            <w:rPr/>
          </w:rPrChange>
        </w:rPr>
        <w:t xml:space="preserve"> - Heatmap</w:t>
      </w:r>
      <w:bookmarkEnd w:id="526"/>
    </w:p>
    <w:p w14:paraId="63B1DE0A" w14:textId="70BF4131" w:rsidR="000739D6" w:rsidRPr="002843AC" w:rsidRDefault="00903B14" w:rsidP="00903B14">
      <w:pPr>
        <w:pStyle w:val="Caption"/>
        <w:rPr>
          <w:lang w:val="en-GB"/>
          <w:rPrChange w:id="533" w:author="Mariana Gil" w:date="2022-04-15T18:33:00Z">
            <w:rPr/>
          </w:rPrChange>
        </w:rPr>
      </w:pPr>
      <w:bookmarkStart w:id="534" w:name="_Ref100515044"/>
      <w:bookmarkStart w:id="535" w:name="_Toc100944670"/>
      <w:r w:rsidRPr="002843AC">
        <w:rPr>
          <w:lang w:val="en-GB"/>
          <w:rPrChange w:id="536" w:author="Mariana Gil" w:date="2022-04-15T18:33:00Z">
            <w:rPr/>
          </w:rPrChange>
        </w:rPr>
        <w:t xml:space="preserve">Figure </w:t>
      </w:r>
      <w:r w:rsidR="00411BCB">
        <w:fldChar w:fldCharType="begin"/>
      </w:r>
      <w:r w:rsidR="00411BCB" w:rsidRPr="002843AC">
        <w:rPr>
          <w:lang w:val="en-GB"/>
          <w:rPrChange w:id="537" w:author="Mariana Gil" w:date="2022-04-15T18:33:00Z">
            <w:rPr/>
          </w:rPrChange>
        </w:rPr>
        <w:instrText xml:space="preserve"> SEQ Figure \* ARABIC </w:instrText>
      </w:r>
      <w:r w:rsidR="00411BCB">
        <w:fldChar w:fldCharType="separate"/>
      </w:r>
      <w:ins w:id="538" w:author="Mariana Gil" w:date="2022-04-15T19:10:00Z">
        <w:r w:rsidR="00FE4E63">
          <w:rPr>
            <w:noProof/>
            <w:lang w:val="en-GB"/>
          </w:rPr>
          <w:t>22</w:t>
        </w:r>
      </w:ins>
      <w:del w:id="539" w:author="Mariana Gil" w:date="2022-04-15T18:36:00Z">
        <w:r w:rsidR="00305C0C" w:rsidRPr="002843AC" w:rsidDel="00194ABE">
          <w:rPr>
            <w:noProof/>
            <w:lang w:val="en-GB"/>
            <w:rPrChange w:id="540" w:author="Mariana Gil" w:date="2022-04-15T18:33:00Z">
              <w:rPr>
                <w:noProof/>
              </w:rPr>
            </w:rPrChange>
          </w:rPr>
          <w:delText>22</w:delText>
        </w:r>
      </w:del>
      <w:r w:rsidR="00411BCB">
        <w:rPr>
          <w:noProof/>
        </w:rPr>
        <w:fldChar w:fldCharType="end"/>
      </w:r>
      <w:bookmarkEnd w:id="534"/>
      <w:r w:rsidRPr="002843AC">
        <w:rPr>
          <w:lang w:val="en-GB"/>
          <w:rPrChange w:id="541" w:author="Mariana Gil" w:date="2022-04-15T18:33:00Z">
            <w:rPr/>
          </w:rPrChange>
        </w:rPr>
        <w:t xml:space="preserve"> - PCA Analysis</w:t>
      </w:r>
      <w:bookmarkEnd w:id="535"/>
    </w:p>
    <w:p w14:paraId="455D3198" w14:textId="1F19D3FB" w:rsidR="00903B14" w:rsidRPr="00903B14" w:rsidRDefault="00903B14" w:rsidP="00903B14">
      <w:r>
        <w:rPr>
          <w:noProof/>
        </w:rPr>
        <w:drawing>
          <wp:inline distT="0" distB="0" distL="0" distR="0" wp14:anchorId="32C64401" wp14:editId="1B69B1B8">
            <wp:extent cx="6840220" cy="187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220" cy="1873250"/>
                    </a:xfrm>
                    <a:prstGeom prst="rect">
                      <a:avLst/>
                    </a:prstGeom>
                    <a:noFill/>
                    <a:ln>
                      <a:noFill/>
                    </a:ln>
                  </pic:spPr>
                </pic:pic>
              </a:graphicData>
            </a:graphic>
          </wp:inline>
        </w:drawing>
      </w:r>
    </w:p>
    <w:p w14:paraId="1C07BCB4" w14:textId="413498F1" w:rsidR="00382175" w:rsidRDefault="00382175" w:rsidP="00BB325A">
      <w:pPr>
        <w:rPr>
          <w:lang w:val="en-GB"/>
        </w:rPr>
      </w:pPr>
    </w:p>
    <w:p w14:paraId="52466843" w14:textId="6C690244" w:rsidR="00305C0C" w:rsidRDefault="00305C0C" w:rsidP="00BB325A">
      <w:pPr>
        <w:rPr>
          <w:ins w:id="542" w:author="Mariana Gil" w:date="2022-04-15T18:30:00Z"/>
          <w:lang w:val="en-GB"/>
        </w:rPr>
      </w:pPr>
    </w:p>
    <w:p w14:paraId="1388C9DD" w14:textId="01B4F124" w:rsidR="00305C0C" w:rsidRDefault="00305C0C" w:rsidP="00BB325A">
      <w:pPr>
        <w:rPr>
          <w:ins w:id="543" w:author="Mariana Gil" w:date="2022-04-15T18:30:00Z"/>
          <w:lang w:val="en-GB"/>
        </w:rPr>
      </w:pPr>
    </w:p>
    <w:p w14:paraId="15939AFE" w14:textId="5AADBC7E" w:rsidR="00305C0C" w:rsidRDefault="00305C0C" w:rsidP="00BB325A">
      <w:pPr>
        <w:rPr>
          <w:ins w:id="544" w:author="Mariana Gil" w:date="2022-04-15T18:30:00Z"/>
          <w:lang w:val="en-GB"/>
        </w:rPr>
      </w:pPr>
    </w:p>
    <w:p w14:paraId="562523C9" w14:textId="69DAB314" w:rsidR="00305C0C" w:rsidRDefault="00305C0C" w:rsidP="00BB325A">
      <w:pPr>
        <w:rPr>
          <w:ins w:id="545" w:author="Mariana Gil" w:date="2022-04-15T18:30:00Z"/>
          <w:lang w:val="en-GB"/>
        </w:rPr>
      </w:pPr>
    </w:p>
    <w:p w14:paraId="0614F709" w14:textId="3E7843CE" w:rsidR="00305C0C" w:rsidRDefault="00305C0C" w:rsidP="00BB325A">
      <w:pPr>
        <w:rPr>
          <w:ins w:id="546" w:author="Mariana Gil" w:date="2022-04-15T19:49:00Z"/>
          <w:lang w:val="en-GB"/>
        </w:rPr>
      </w:pPr>
    </w:p>
    <w:p w14:paraId="26CE14B2" w14:textId="4AFCC8DB" w:rsidR="00757148" w:rsidRDefault="00757148" w:rsidP="00BB325A">
      <w:pPr>
        <w:rPr>
          <w:ins w:id="547" w:author="Mariana Gil" w:date="2022-04-15T19:49:00Z"/>
          <w:lang w:val="en-GB"/>
        </w:rPr>
      </w:pPr>
    </w:p>
    <w:p w14:paraId="5EB24B61" w14:textId="77777777" w:rsidR="00757148" w:rsidRDefault="00757148" w:rsidP="00BB325A">
      <w:pPr>
        <w:rPr>
          <w:ins w:id="548" w:author="Mariana Gil" w:date="2022-04-15T18:30:00Z"/>
          <w:lang w:val="en-GB"/>
        </w:rPr>
      </w:pPr>
    </w:p>
    <w:p w14:paraId="10FC039F" w14:textId="2F239240" w:rsidR="00305C0C" w:rsidRDefault="00305C0C" w:rsidP="00BB325A">
      <w:pPr>
        <w:rPr>
          <w:ins w:id="549" w:author="Mariana Gil" w:date="2022-04-15T18:30:00Z"/>
          <w:lang w:val="en-GB"/>
        </w:rPr>
      </w:pPr>
    </w:p>
    <w:p w14:paraId="02AE7087" w14:textId="791FA542" w:rsidR="00305C0C" w:rsidRDefault="00305C0C" w:rsidP="00BB325A">
      <w:pPr>
        <w:rPr>
          <w:ins w:id="550" w:author="Mariana Gil" w:date="2022-04-15T18:30:00Z"/>
          <w:lang w:val="en-GB"/>
        </w:rPr>
      </w:pPr>
    </w:p>
    <w:p w14:paraId="778BC69D" w14:textId="71F0C1E9" w:rsidR="00305C0C" w:rsidRDefault="00305C0C" w:rsidP="00194ABE">
      <w:pPr>
        <w:pStyle w:val="Caption"/>
        <w:tabs>
          <w:tab w:val="left" w:pos="2552"/>
        </w:tabs>
        <w:rPr>
          <w:ins w:id="551" w:author="Mariana Gil" w:date="2022-04-15T18:30:00Z"/>
          <w:lang w:val="en-GB"/>
        </w:rPr>
        <w:pPrChange w:id="552" w:author="Mariana Gil" w:date="2022-04-15T18:34:00Z">
          <w:pPr/>
        </w:pPrChange>
      </w:pPr>
      <w:bookmarkStart w:id="553" w:name="_Ref100940021"/>
      <w:bookmarkStart w:id="554" w:name="_Ref100940027"/>
      <w:bookmarkStart w:id="555" w:name="_Toc100944671"/>
      <w:ins w:id="556" w:author="Mariana Gil" w:date="2022-04-15T18:31:00Z">
        <w:r>
          <w:lastRenderedPageBreak/>
          <w:t xml:space="preserve">Figure </w:t>
        </w:r>
        <w:r>
          <w:fldChar w:fldCharType="begin"/>
        </w:r>
        <w:r>
          <w:instrText xml:space="preserve"> SEQ Figure \* ARABIC </w:instrText>
        </w:r>
      </w:ins>
      <w:r>
        <w:fldChar w:fldCharType="separate"/>
      </w:r>
      <w:ins w:id="557" w:author="Mariana Gil" w:date="2022-04-15T19:10:00Z">
        <w:r w:rsidR="00FE4E63">
          <w:rPr>
            <w:noProof/>
          </w:rPr>
          <w:t>23</w:t>
        </w:r>
      </w:ins>
      <w:ins w:id="558" w:author="Mariana Gil" w:date="2022-04-15T18:31:00Z">
        <w:r>
          <w:fldChar w:fldCharType="end"/>
        </w:r>
        <w:bookmarkEnd w:id="554"/>
        <w:r>
          <w:t xml:space="preserve"> </w:t>
        </w:r>
        <w:r>
          <w:t>–</w:t>
        </w:r>
        <w:r>
          <w:t xml:space="preserve"> </w:t>
        </w:r>
        <w:proofErr w:type="spellStart"/>
        <w:r>
          <w:t>Customer</w:t>
        </w:r>
      </w:ins>
      <w:ins w:id="559" w:author="Mariana Gil" w:date="2022-04-15T18:32:00Z">
        <w:r>
          <w:t>s</w:t>
        </w:r>
      </w:ins>
      <w:proofErr w:type="spellEnd"/>
      <w:ins w:id="560" w:author="Mariana Gil" w:date="2022-04-15T18:31:00Z">
        <w:r>
          <w:t>’</w:t>
        </w:r>
        <w:r>
          <w:t xml:space="preserve"> Clusters</w:t>
        </w:r>
      </w:ins>
      <w:bookmarkEnd w:id="553"/>
      <w:bookmarkEnd w:id="555"/>
    </w:p>
    <w:p w14:paraId="58792EFB" w14:textId="5DC9EF28" w:rsidR="00305C0C" w:rsidRDefault="00305C0C" w:rsidP="00BB325A">
      <w:pPr>
        <w:rPr>
          <w:ins w:id="561" w:author="Mariana Gil" w:date="2022-04-15T18:31:00Z"/>
          <w:lang w:val="en-GB"/>
        </w:rPr>
      </w:pPr>
      <w:ins w:id="562" w:author="Mariana Gil" w:date="2022-04-15T18:30:00Z">
        <w:r>
          <w:rPr>
            <w:noProof/>
          </w:rPr>
          <w:drawing>
            <wp:inline distT="0" distB="0" distL="0" distR="0" wp14:anchorId="0E759CCF" wp14:editId="6F616F91">
              <wp:extent cx="2784231" cy="524010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a:stretch>
                        <a:fillRect/>
                      </a:stretch>
                    </pic:blipFill>
                    <pic:spPr>
                      <a:xfrm>
                        <a:off x="0" y="0"/>
                        <a:ext cx="2792837" cy="5256298"/>
                      </a:xfrm>
                      <a:prstGeom prst="rect">
                        <a:avLst/>
                      </a:prstGeom>
                    </pic:spPr>
                  </pic:pic>
                </a:graphicData>
              </a:graphic>
            </wp:inline>
          </w:drawing>
        </w:r>
      </w:ins>
    </w:p>
    <w:p w14:paraId="26E8C73F" w14:textId="77777777" w:rsidR="00305C0C" w:rsidRDefault="00305C0C" w:rsidP="00BB325A">
      <w:pPr>
        <w:rPr>
          <w:lang w:val="en-GB"/>
        </w:rPr>
      </w:pPr>
    </w:p>
    <w:p w14:paraId="5C060736" w14:textId="19262750" w:rsidR="00FF29B9" w:rsidRDefault="00305C0C" w:rsidP="00305C0C">
      <w:pPr>
        <w:pStyle w:val="Caption"/>
        <w:rPr>
          <w:lang w:val="en-GB"/>
        </w:rPr>
        <w:pPrChange w:id="563" w:author="Mariana Gil" w:date="2022-04-15T18:32:00Z">
          <w:pPr/>
        </w:pPrChange>
      </w:pPr>
      <w:bookmarkStart w:id="564" w:name="_Toc100944672"/>
      <w:ins w:id="565" w:author="Mariana Gil" w:date="2022-04-15T18:32:00Z">
        <w:r w:rsidRPr="00194ABE">
          <w:rPr>
            <w:lang w:val="en-GB"/>
            <w:rPrChange w:id="566" w:author="Mariana Gil" w:date="2022-04-15T18:35:00Z">
              <w:rPr/>
            </w:rPrChange>
          </w:rPr>
          <w:t xml:space="preserve">Figure </w:t>
        </w:r>
        <w:r>
          <w:fldChar w:fldCharType="begin"/>
        </w:r>
        <w:r w:rsidRPr="00194ABE">
          <w:rPr>
            <w:lang w:val="en-GB"/>
            <w:rPrChange w:id="567" w:author="Mariana Gil" w:date="2022-04-15T18:35:00Z">
              <w:rPr/>
            </w:rPrChange>
          </w:rPr>
          <w:instrText xml:space="preserve"> SEQ Figure \* ARABIC </w:instrText>
        </w:r>
      </w:ins>
      <w:r>
        <w:fldChar w:fldCharType="separate"/>
      </w:r>
      <w:ins w:id="568" w:author="Mariana Gil" w:date="2022-04-15T19:10:00Z">
        <w:r w:rsidR="00FE4E63">
          <w:rPr>
            <w:noProof/>
            <w:lang w:val="en-GB"/>
          </w:rPr>
          <w:t>24</w:t>
        </w:r>
      </w:ins>
      <w:ins w:id="569" w:author="Mariana Gil" w:date="2022-04-15T18:32:00Z">
        <w:r>
          <w:fldChar w:fldCharType="end"/>
        </w:r>
        <w:r w:rsidRPr="00194ABE">
          <w:rPr>
            <w:lang w:val="en-GB"/>
            <w:rPrChange w:id="570" w:author="Mariana Gil" w:date="2022-04-15T18:35:00Z">
              <w:rPr/>
            </w:rPrChange>
          </w:rPr>
          <w:t xml:space="preserve"> - Customers’ Clusters: Age Distribution</w:t>
        </w:r>
      </w:ins>
      <w:bookmarkEnd w:id="564"/>
    </w:p>
    <w:p w14:paraId="63A6B61D" w14:textId="4795C0D4" w:rsidR="00194ABE" w:rsidRDefault="00305C0C">
      <w:pPr>
        <w:spacing w:after="160" w:line="259" w:lineRule="auto"/>
        <w:jc w:val="left"/>
        <w:rPr>
          <w:ins w:id="571" w:author="Mariana Gil" w:date="2022-04-15T18:36:00Z"/>
          <w:lang w:val="en-GB"/>
        </w:rPr>
      </w:pPr>
      <w:ins w:id="572" w:author="Mariana Gil" w:date="2022-04-15T18:32:00Z">
        <w:r>
          <w:rPr>
            <w:noProof/>
          </w:rPr>
          <w:drawing>
            <wp:inline distT="0" distB="0" distL="0" distR="0" wp14:anchorId="165D26DD" wp14:editId="397C86C9">
              <wp:extent cx="2567354" cy="1686332"/>
              <wp:effectExtent l="0" t="0" r="4445" b="9525"/>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6"/>
                      <a:stretch>
                        <a:fillRect/>
                      </a:stretch>
                    </pic:blipFill>
                    <pic:spPr>
                      <a:xfrm>
                        <a:off x="0" y="0"/>
                        <a:ext cx="2574068" cy="1690742"/>
                      </a:xfrm>
                      <a:prstGeom prst="rect">
                        <a:avLst/>
                      </a:prstGeom>
                    </pic:spPr>
                  </pic:pic>
                </a:graphicData>
              </a:graphic>
            </wp:inline>
          </w:drawing>
        </w:r>
      </w:ins>
    </w:p>
    <w:p w14:paraId="57135916" w14:textId="7902AF90" w:rsidR="00194ABE" w:rsidRDefault="00194ABE">
      <w:pPr>
        <w:spacing w:after="160" w:line="259" w:lineRule="auto"/>
        <w:jc w:val="left"/>
        <w:rPr>
          <w:ins w:id="573" w:author="Mariana Gil" w:date="2022-04-15T19:49:00Z"/>
          <w:lang w:val="en-GB"/>
        </w:rPr>
      </w:pPr>
    </w:p>
    <w:p w14:paraId="771613A8" w14:textId="24FD070C" w:rsidR="00757148" w:rsidRDefault="00757148">
      <w:pPr>
        <w:spacing w:after="160" w:line="259" w:lineRule="auto"/>
        <w:jc w:val="left"/>
        <w:rPr>
          <w:ins w:id="574" w:author="Mariana Gil" w:date="2022-04-15T19:49:00Z"/>
          <w:lang w:val="en-GB"/>
        </w:rPr>
      </w:pPr>
    </w:p>
    <w:p w14:paraId="1A042A4F" w14:textId="2CD7CF19" w:rsidR="00757148" w:rsidRDefault="00757148">
      <w:pPr>
        <w:spacing w:after="160" w:line="259" w:lineRule="auto"/>
        <w:jc w:val="left"/>
        <w:rPr>
          <w:ins w:id="575" w:author="Mariana Gil" w:date="2022-04-15T19:49:00Z"/>
          <w:lang w:val="en-GB"/>
        </w:rPr>
      </w:pPr>
    </w:p>
    <w:p w14:paraId="6E30C6F9" w14:textId="77777777" w:rsidR="00757148" w:rsidRDefault="00757148">
      <w:pPr>
        <w:spacing w:after="160" w:line="259" w:lineRule="auto"/>
        <w:jc w:val="left"/>
        <w:rPr>
          <w:ins w:id="576" w:author="Mariana Gil" w:date="2022-04-15T18:35:00Z"/>
          <w:lang w:val="en-GB"/>
        </w:rPr>
      </w:pPr>
    </w:p>
    <w:p w14:paraId="6DFB19FF" w14:textId="77777777" w:rsidR="005615BD" w:rsidRDefault="005615BD" w:rsidP="00194ABE">
      <w:pPr>
        <w:pStyle w:val="Caption"/>
        <w:rPr>
          <w:ins w:id="577" w:author="Mariana Gil" w:date="2022-04-15T18:37:00Z"/>
        </w:rPr>
      </w:pPr>
    </w:p>
    <w:p w14:paraId="66010447" w14:textId="3D763A96" w:rsidR="00194ABE" w:rsidRDefault="00194ABE" w:rsidP="00194ABE">
      <w:pPr>
        <w:pStyle w:val="Caption"/>
        <w:rPr>
          <w:ins w:id="578" w:author="Mariana Gil" w:date="2022-04-15T18:34:00Z"/>
          <w:lang w:val="en-GB"/>
        </w:rPr>
        <w:pPrChange w:id="579" w:author="Mariana Gil" w:date="2022-04-15T18:36:00Z">
          <w:pPr>
            <w:spacing w:after="160" w:line="259" w:lineRule="auto"/>
            <w:jc w:val="left"/>
          </w:pPr>
        </w:pPrChange>
      </w:pPr>
      <w:bookmarkStart w:id="580" w:name="_Toc100944673"/>
      <w:ins w:id="581" w:author="Mariana Gil" w:date="2022-04-15T18:36:00Z">
        <w:r w:rsidRPr="005615BD">
          <w:rPr>
            <w:lang w:val="en-GB"/>
            <w:rPrChange w:id="582" w:author="Mariana Gil" w:date="2022-04-15T18:37:00Z">
              <w:rPr/>
            </w:rPrChange>
          </w:rPr>
          <w:lastRenderedPageBreak/>
          <w:t xml:space="preserve">Figure </w:t>
        </w:r>
        <w:r>
          <w:fldChar w:fldCharType="begin"/>
        </w:r>
        <w:r w:rsidRPr="005615BD">
          <w:rPr>
            <w:lang w:val="en-GB"/>
            <w:rPrChange w:id="583" w:author="Mariana Gil" w:date="2022-04-15T18:37:00Z">
              <w:rPr/>
            </w:rPrChange>
          </w:rPr>
          <w:instrText xml:space="preserve"> SEQ Figure \* ARABIC </w:instrText>
        </w:r>
      </w:ins>
      <w:r>
        <w:fldChar w:fldCharType="separate"/>
      </w:r>
      <w:ins w:id="584" w:author="Mariana Gil" w:date="2022-04-15T19:10:00Z">
        <w:r w:rsidR="00FE4E63">
          <w:rPr>
            <w:noProof/>
            <w:lang w:val="en-GB"/>
          </w:rPr>
          <w:t>25</w:t>
        </w:r>
      </w:ins>
      <w:ins w:id="585" w:author="Mariana Gil" w:date="2022-04-15T18:36:00Z">
        <w:r>
          <w:fldChar w:fldCharType="end"/>
        </w:r>
        <w:r w:rsidRPr="005615BD">
          <w:rPr>
            <w:lang w:val="en-GB"/>
            <w:rPrChange w:id="586" w:author="Mariana Gil" w:date="2022-04-15T18:37:00Z">
              <w:rPr/>
            </w:rPrChange>
          </w:rPr>
          <w:t xml:space="preserve"> - Customers’ Clusters: Descriptive Statistics</w:t>
        </w:r>
      </w:ins>
      <w:bookmarkEnd w:id="580"/>
    </w:p>
    <w:p w14:paraId="1E15A1D7" w14:textId="4A714079" w:rsidR="00194ABE" w:rsidRDefault="00194ABE">
      <w:pPr>
        <w:spacing w:after="160" w:line="259" w:lineRule="auto"/>
        <w:jc w:val="left"/>
        <w:rPr>
          <w:ins w:id="587" w:author="Mariana Gil" w:date="2022-04-15T18:55:00Z"/>
          <w:lang w:val="en-GB"/>
        </w:rPr>
      </w:pPr>
      <w:ins w:id="588" w:author="Mariana Gil" w:date="2022-04-15T18:34:00Z">
        <w:r>
          <w:rPr>
            <w:noProof/>
          </w:rPr>
          <w:drawing>
            <wp:inline distT="0" distB="0" distL="0" distR="0" wp14:anchorId="271447C0" wp14:editId="43013780">
              <wp:extent cx="2050942" cy="1318846"/>
              <wp:effectExtent l="0" t="0" r="698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2062975" cy="1326583"/>
                      </a:xfrm>
                      <a:prstGeom prst="rect">
                        <a:avLst/>
                      </a:prstGeom>
                    </pic:spPr>
                  </pic:pic>
                </a:graphicData>
              </a:graphic>
            </wp:inline>
          </w:drawing>
        </w:r>
        <w:r>
          <w:rPr>
            <w:lang w:val="en-GB"/>
          </w:rPr>
          <w:t xml:space="preserve"> </w:t>
        </w:r>
      </w:ins>
      <w:ins w:id="589" w:author="Mariana Gil" w:date="2022-04-15T18:35:00Z">
        <w:r>
          <w:rPr>
            <w:noProof/>
          </w:rPr>
          <w:drawing>
            <wp:inline distT="0" distB="0" distL="0" distR="0" wp14:anchorId="496B8AA0" wp14:editId="3DB1EC60">
              <wp:extent cx="1998784" cy="1286451"/>
              <wp:effectExtent l="0" t="0" r="1905" b="952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8"/>
                      <a:stretch>
                        <a:fillRect/>
                      </a:stretch>
                    </pic:blipFill>
                    <pic:spPr>
                      <a:xfrm>
                        <a:off x="0" y="0"/>
                        <a:ext cx="2023275" cy="1302214"/>
                      </a:xfrm>
                      <a:prstGeom prst="rect">
                        <a:avLst/>
                      </a:prstGeom>
                    </pic:spPr>
                  </pic:pic>
                </a:graphicData>
              </a:graphic>
            </wp:inline>
          </w:drawing>
        </w:r>
        <w:r>
          <w:rPr>
            <w:noProof/>
          </w:rPr>
          <w:drawing>
            <wp:inline distT="0" distB="0" distL="0" distR="0" wp14:anchorId="75102C7B" wp14:editId="38226C34">
              <wp:extent cx="1992923" cy="1294107"/>
              <wp:effectExtent l="0" t="0" r="7620" b="190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9"/>
                      <a:stretch>
                        <a:fillRect/>
                      </a:stretch>
                    </pic:blipFill>
                    <pic:spPr>
                      <a:xfrm>
                        <a:off x="0" y="0"/>
                        <a:ext cx="2019678" cy="1311480"/>
                      </a:xfrm>
                      <a:prstGeom prst="rect">
                        <a:avLst/>
                      </a:prstGeom>
                    </pic:spPr>
                  </pic:pic>
                </a:graphicData>
              </a:graphic>
            </wp:inline>
          </w:drawing>
        </w:r>
      </w:ins>
    </w:p>
    <w:p w14:paraId="75C339EB" w14:textId="77777777" w:rsidR="002C7CF6" w:rsidRDefault="002C7CF6">
      <w:pPr>
        <w:spacing w:after="160" w:line="259" w:lineRule="auto"/>
        <w:jc w:val="left"/>
        <w:rPr>
          <w:ins w:id="590" w:author="Mariana Gil" w:date="2022-04-15T18:55:00Z"/>
          <w:lang w:val="en-GB"/>
        </w:rPr>
      </w:pPr>
    </w:p>
    <w:p w14:paraId="4463E5A2" w14:textId="6E1202DA" w:rsidR="002C7CF6" w:rsidRDefault="002C7CF6" w:rsidP="002C7CF6">
      <w:pPr>
        <w:pStyle w:val="Caption"/>
        <w:rPr>
          <w:ins w:id="591" w:author="Mariana Gil" w:date="2022-04-15T18:55:00Z"/>
          <w:lang w:val="en-GB"/>
        </w:rPr>
        <w:pPrChange w:id="592" w:author="Mariana Gil" w:date="2022-04-15T18:55:00Z">
          <w:pPr>
            <w:spacing w:after="160" w:line="259" w:lineRule="auto"/>
            <w:jc w:val="left"/>
          </w:pPr>
        </w:pPrChange>
      </w:pPr>
      <w:bookmarkStart w:id="593" w:name="_Ref100941658"/>
      <w:bookmarkStart w:id="594" w:name="_Toc100944674"/>
      <w:ins w:id="595" w:author="Mariana Gil" w:date="2022-04-15T18:55:00Z">
        <w:r>
          <w:t xml:space="preserve">Figure </w:t>
        </w:r>
        <w:r>
          <w:fldChar w:fldCharType="begin"/>
        </w:r>
        <w:r>
          <w:instrText xml:space="preserve"> SEQ Figure \* ARABIC </w:instrText>
        </w:r>
      </w:ins>
      <w:r>
        <w:fldChar w:fldCharType="separate"/>
      </w:r>
      <w:ins w:id="596" w:author="Mariana Gil" w:date="2022-04-15T19:10:00Z">
        <w:r w:rsidR="00FE4E63">
          <w:rPr>
            <w:noProof/>
          </w:rPr>
          <w:t>26</w:t>
        </w:r>
      </w:ins>
      <w:ins w:id="597" w:author="Mariana Gil" w:date="2022-04-15T18:55:00Z">
        <w:r>
          <w:fldChar w:fldCharType="end"/>
        </w:r>
        <w:bookmarkEnd w:id="593"/>
        <w:r>
          <w:t xml:space="preserve"> - </w:t>
        </w:r>
        <w:proofErr w:type="spellStart"/>
        <w:r w:rsidRPr="00ED1912">
          <w:t>Customer</w:t>
        </w:r>
        <w:r>
          <w:t>s</w:t>
        </w:r>
        <w:proofErr w:type="spellEnd"/>
        <w:r>
          <w:t xml:space="preserve">' </w:t>
        </w:r>
        <w:proofErr w:type="spellStart"/>
        <w:r>
          <w:t>Satisfaction</w:t>
        </w:r>
        <w:proofErr w:type="spellEnd"/>
        <w:r>
          <w:t xml:space="preserve"> </w:t>
        </w:r>
        <w:r w:rsidRPr="00ED1912">
          <w:t>Clusters</w:t>
        </w:r>
        <w:bookmarkEnd w:id="594"/>
      </w:ins>
    </w:p>
    <w:p w14:paraId="4895FCF4" w14:textId="7172D8EC" w:rsidR="002C7CF6" w:rsidRDefault="002C7CF6">
      <w:pPr>
        <w:spacing w:after="160" w:line="259" w:lineRule="auto"/>
        <w:jc w:val="left"/>
        <w:rPr>
          <w:ins w:id="598" w:author="Mariana Gil" w:date="2022-04-15T18:56:00Z"/>
          <w:lang w:val="en-GB"/>
        </w:rPr>
      </w:pPr>
      <w:ins w:id="599" w:author="Mariana Gil" w:date="2022-04-15T18:55:00Z">
        <w:r>
          <w:rPr>
            <w:noProof/>
          </w:rPr>
          <w:drawing>
            <wp:inline distT="0" distB="0" distL="0" distR="0" wp14:anchorId="5696D593" wp14:editId="1AEC5ADE">
              <wp:extent cx="2286000" cy="5677593"/>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40"/>
                      <a:stretch>
                        <a:fillRect/>
                      </a:stretch>
                    </pic:blipFill>
                    <pic:spPr>
                      <a:xfrm>
                        <a:off x="0" y="0"/>
                        <a:ext cx="2290942" cy="5689867"/>
                      </a:xfrm>
                      <a:prstGeom prst="rect">
                        <a:avLst/>
                      </a:prstGeom>
                    </pic:spPr>
                  </pic:pic>
                </a:graphicData>
              </a:graphic>
            </wp:inline>
          </w:drawing>
        </w:r>
      </w:ins>
    </w:p>
    <w:p w14:paraId="5DF8D0D7" w14:textId="35FE0564" w:rsidR="00160734" w:rsidRDefault="00160734">
      <w:pPr>
        <w:spacing w:after="160" w:line="259" w:lineRule="auto"/>
        <w:jc w:val="left"/>
        <w:rPr>
          <w:ins w:id="600" w:author="Mariana Gil" w:date="2022-04-15T18:56:00Z"/>
          <w:lang w:val="en-GB"/>
        </w:rPr>
      </w:pPr>
    </w:p>
    <w:p w14:paraId="6D21A2BE" w14:textId="3E6D55EC" w:rsidR="00160734" w:rsidRDefault="00160734">
      <w:pPr>
        <w:spacing w:after="160" w:line="259" w:lineRule="auto"/>
        <w:jc w:val="left"/>
        <w:rPr>
          <w:ins w:id="601" w:author="Mariana Gil" w:date="2022-04-15T18:56:00Z"/>
          <w:lang w:val="en-GB"/>
        </w:rPr>
      </w:pPr>
    </w:p>
    <w:p w14:paraId="0386252A" w14:textId="4C4C7B59" w:rsidR="00160734" w:rsidRDefault="00160734">
      <w:pPr>
        <w:spacing w:after="160" w:line="259" w:lineRule="auto"/>
        <w:jc w:val="left"/>
        <w:rPr>
          <w:ins w:id="602" w:author="Mariana Gil" w:date="2022-04-15T18:56:00Z"/>
          <w:lang w:val="en-GB"/>
        </w:rPr>
      </w:pPr>
    </w:p>
    <w:p w14:paraId="2D24DCED" w14:textId="7A3C3088" w:rsidR="00160734" w:rsidRDefault="00160734">
      <w:pPr>
        <w:spacing w:after="160" w:line="259" w:lineRule="auto"/>
        <w:jc w:val="left"/>
        <w:rPr>
          <w:ins w:id="603" w:author="Mariana Gil" w:date="2022-04-15T18:56:00Z"/>
          <w:lang w:val="en-GB"/>
        </w:rPr>
      </w:pPr>
    </w:p>
    <w:p w14:paraId="721ED9B3" w14:textId="24929174" w:rsidR="00160734" w:rsidRDefault="00160734">
      <w:pPr>
        <w:spacing w:after="160" w:line="259" w:lineRule="auto"/>
        <w:jc w:val="left"/>
        <w:rPr>
          <w:ins w:id="604" w:author="Mariana Gil" w:date="2022-04-15T18:56:00Z"/>
          <w:lang w:val="en-GB"/>
        </w:rPr>
      </w:pPr>
    </w:p>
    <w:p w14:paraId="25E2D87F" w14:textId="0A985350" w:rsidR="00160734" w:rsidRDefault="00160734">
      <w:pPr>
        <w:spacing w:after="160" w:line="259" w:lineRule="auto"/>
        <w:jc w:val="left"/>
        <w:rPr>
          <w:ins w:id="605" w:author="Mariana Gil" w:date="2022-04-15T18:56:00Z"/>
          <w:lang w:val="en-GB"/>
        </w:rPr>
      </w:pPr>
    </w:p>
    <w:p w14:paraId="10C0C901" w14:textId="2CCDDD6D" w:rsidR="00160734" w:rsidRDefault="00160734" w:rsidP="00160734">
      <w:pPr>
        <w:pStyle w:val="Caption"/>
        <w:rPr>
          <w:ins w:id="606" w:author="Mariana Gil" w:date="2022-04-15T18:34:00Z"/>
          <w:lang w:val="en-GB"/>
        </w:rPr>
        <w:pPrChange w:id="607" w:author="Mariana Gil" w:date="2022-04-15T18:57:00Z">
          <w:pPr>
            <w:spacing w:after="160" w:line="259" w:lineRule="auto"/>
            <w:jc w:val="left"/>
          </w:pPr>
        </w:pPrChange>
      </w:pPr>
      <w:bookmarkStart w:id="608" w:name="_Toc100944675"/>
      <w:ins w:id="609" w:author="Mariana Gil" w:date="2022-04-15T18:57:00Z">
        <w:r w:rsidRPr="00160734">
          <w:rPr>
            <w:lang w:val="en-GB"/>
            <w:rPrChange w:id="610" w:author="Mariana Gil" w:date="2022-04-15T18:58:00Z">
              <w:rPr/>
            </w:rPrChange>
          </w:rPr>
          <w:t xml:space="preserve">Figure </w:t>
        </w:r>
        <w:r>
          <w:fldChar w:fldCharType="begin"/>
        </w:r>
        <w:r w:rsidRPr="00160734">
          <w:rPr>
            <w:lang w:val="en-GB"/>
            <w:rPrChange w:id="611" w:author="Mariana Gil" w:date="2022-04-15T18:58:00Z">
              <w:rPr/>
            </w:rPrChange>
          </w:rPr>
          <w:instrText xml:space="preserve"> SEQ Figure \* ARABIC </w:instrText>
        </w:r>
      </w:ins>
      <w:r>
        <w:fldChar w:fldCharType="separate"/>
      </w:r>
      <w:ins w:id="612" w:author="Mariana Gil" w:date="2022-04-15T19:10:00Z">
        <w:r w:rsidR="00FE4E63">
          <w:rPr>
            <w:noProof/>
            <w:lang w:val="en-GB"/>
          </w:rPr>
          <w:t>27</w:t>
        </w:r>
      </w:ins>
      <w:ins w:id="613" w:author="Mariana Gil" w:date="2022-04-15T18:57:00Z">
        <w:r>
          <w:fldChar w:fldCharType="end"/>
        </w:r>
        <w:r w:rsidRPr="00160734">
          <w:rPr>
            <w:lang w:val="en-GB"/>
            <w:rPrChange w:id="614" w:author="Mariana Gil" w:date="2022-04-15T18:58:00Z">
              <w:rPr/>
            </w:rPrChange>
          </w:rPr>
          <w:t xml:space="preserve"> - Customers' Satisfaction Clusters: Accommodation</w:t>
        </w:r>
      </w:ins>
      <w:bookmarkEnd w:id="608"/>
    </w:p>
    <w:p w14:paraId="5C2BE26B" w14:textId="22891575" w:rsidR="00194ABE" w:rsidRDefault="00160734">
      <w:pPr>
        <w:spacing w:after="160" w:line="259" w:lineRule="auto"/>
        <w:jc w:val="left"/>
        <w:rPr>
          <w:ins w:id="615" w:author="Mariana Gil" w:date="2022-04-15T18:57:00Z"/>
          <w:lang w:val="en-GB"/>
        </w:rPr>
      </w:pPr>
      <w:ins w:id="616" w:author="Mariana Gil" w:date="2022-04-15T18:56:00Z">
        <w:r>
          <w:rPr>
            <w:noProof/>
          </w:rPr>
          <w:drawing>
            <wp:inline distT="0" distB="0" distL="0" distR="0" wp14:anchorId="4D7D31E0" wp14:editId="039FBFAE">
              <wp:extent cx="2321169" cy="1577448"/>
              <wp:effectExtent l="0" t="0" r="3175" b="381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41"/>
                      <a:stretch>
                        <a:fillRect/>
                      </a:stretch>
                    </pic:blipFill>
                    <pic:spPr>
                      <a:xfrm>
                        <a:off x="0" y="0"/>
                        <a:ext cx="2329890" cy="1583375"/>
                      </a:xfrm>
                      <a:prstGeom prst="rect">
                        <a:avLst/>
                      </a:prstGeom>
                    </pic:spPr>
                  </pic:pic>
                </a:graphicData>
              </a:graphic>
            </wp:inline>
          </w:drawing>
        </w:r>
      </w:ins>
    </w:p>
    <w:p w14:paraId="5E117E6C" w14:textId="3DED1A07" w:rsidR="00160734" w:rsidRPr="00D87C15" w:rsidRDefault="00160734" w:rsidP="00160734">
      <w:pPr>
        <w:pStyle w:val="Caption"/>
        <w:rPr>
          <w:ins w:id="617" w:author="Mariana Gil" w:date="2022-04-15T18:58:00Z"/>
          <w:lang w:val="en-GB"/>
          <w:rPrChange w:id="618" w:author="Mariana Gil" w:date="2022-04-15T18:59:00Z">
            <w:rPr>
              <w:ins w:id="619" w:author="Mariana Gil" w:date="2022-04-15T18:58:00Z"/>
            </w:rPr>
          </w:rPrChange>
        </w:rPr>
      </w:pPr>
      <w:bookmarkStart w:id="620" w:name="_Toc100944676"/>
      <w:ins w:id="621" w:author="Mariana Gil" w:date="2022-04-15T18:56:00Z">
        <w:r>
          <w:rPr>
            <w:noProof/>
          </w:rPr>
          <w:drawing>
            <wp:anchor distT="0" distB="0" distL="114300" distR="114300" simplePos="0" relativeHeight="251662336" behindDoc="0" locked="0" layoutInCell="1" allowOverlap="1" wp14:anchorId="6FE4096F" wp14:editId="6D23120B">
              <wp:simplePos x="0" y="0"/>
              <wp:positionH relativeFrom="column">
                <wp:posOffset>-84455</wp:posOffset>
              </wp:positionH>
              <wp:positionV relativeFrom="paragraph">
                <wp:posOffset>300306</wp:posOffset>
              </wp:positionV>
              <wp:extent cx="2461271" cy="1664677"/>
              <wp:effectExtent l="0" t="0" r="0" b="0"/>
              <wp:wrapTopAndBottom/>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61271" cy="1664677"/>
                      </a:xfrm>
                      <a:prstGeom prst="rect">
                        <a:avLst/>
                      </a:prstGeom>
                    </pic:spPr>
                  </pic:pic>
                </a:graphicData>
              </a:graphic>
            </wp:anchor>
          </w:drawing>
        </w:r>
      </w:ins>
      <w:ins w:id="622" w:author="Mariana Gil" w:date="2022-04-15T18:57:00Z">
        <w:r w:rsidRPr="00D87C15">
          <w:rPr>
            <w:lang w:val="en-GB"/>
            <w:rPrChange w:id="623" w:author="Mariana Gil" w:date="2022-04-15T18:59:00Z">
              <w:rPr/>
            </w:rPrChange>
          </w:rPr>
          <w:t xml:space="preserve">Figure </w:t>
        </w:r>
        <w:r>
          <w:fldChar w:fldCharType="begin"/>
        </w:r>
        <w:r w:rsidRPr="00D87C15">
          <w:rPr>
            <w:lang w:val="en-GB"/>
            <w:rPrChange w:id="624" w:author="Mariana Gil" w:date="2022-04-15T18:59:00Z">
              <w:rPr/>
            </w:rPrChange>
          </w:rPr>
          <w:instrText xml:space="preserve"> SEQ Figure \* ARABIC </w:instrText>
        </w:r>
      </w:ins>
      <w:r>
        <w:fldChar w:fldCharType="separate"/>
      </w:r>
      <w:ins w:id="625" w:author="Mariana Gil" w:date="2022-04-15T19:10:00Z">
        <w:r w:rsidR="00FE4E63">
          <w:rPr>
            <w:noProof/>
            <w:lang w:val="en-GB"/>
          </w:rPr>
          <w:t>28</w:t>
        </w:r>
      </w:ins>
      <w:ins w:id="626" w:author="Mariana Gil" w:date="2022-04-15T18:57:00Z">
        <w:r>
          <w:fldChar w:fldCharType="end"/>
        </w:r>
        <w:r w:rsidRPr="00D87C15">
          <w:rPr>
            <w:lang w:val="en-GB"/>
            <w:rPrChange w:id="627" w:author="Mariana Gil" w:date="2022-04-15T18:59:00Z">
              <w:rPr/>
            </w:rPrChange>
          </w:rPr>
          <w:t xml:space="preserve"> - Customers' Satisfaction Clusters: Reception</w:t>
        </w:r>
      </w:ins>
      <w:bookmarkEnd w:id="620"/>
    </w:p>
    <w:p w14:paraId="0008F988" w14:textId="2687329B" w:rsidR="00160734" w:rsidRDefault="00160734" w:rsidP="00160734">
      <w:pPr>
        <w:pStyle w:val="Caption"/>
        <w:rPr>
          <w:ins w:id="628" w:author="Mariana Gil" w:date="2022-04-15T18:56:00Z"/>
          <w:lang w:val="en-GB"/>
        </w:rPr>
        <w:pPrChange w:id="629" w:author="Mariana Gil" w:date="2022-04-15T18:57:00Z">
          <w:pPr>
            <w:spacing w:after="160" w:line="259" w:lineRule="auto"/>
            <w:jc w:val="left"/>
          </w:pPr>
        </w:pPrChange>
      </w:pPr>
    </w:p>
    <w:p w14:paraId="672D0917" w14:textId="5C77ED2E" w:rsidR="00160734" w:rsidRDefault="00160734" w:rsidP="00160734">
      <w:pPr>
        <w:pStyle w:val="Caption"/>
        <w:rPr>
          <w:ins w:id="630" w:author="Mariana Gil" w:date="2022-04-15T18:56:00Z"/>
          <w:lang w:val="en-GB"/>
        </w:rPr>
        <w:pPrChange w:id="631" w:author="Mariana Gil" w:date="2022-04-15T18:58:00Z">
          <w:pPr>
            <w:spacing w:after="160" w:line="259" w:lineRule="auto"/>
            <w:jc w:val="left"/>
          </w:pPr>
        </w:pPrChange>
      </w:pPr>
      <w:bookmarkStart w:id="632" w:name="_Toc100944677"/>
      <w:ins w:id="633" w:author="Mariana Gil" w:date="2022-04-15T18:58:00Z">
        <w:r w:rsidRPr="00D87C15">
          <w:rPr>
            <w:lang w:val="en-GB"/>
            <w:rPrChange w:id="634" w:author="Mariana Gil" w:date="2022-04-15T19:00:00Z">
              <w:rPr/>
            </w:rPrChange>
          </w:rPr>
          <w:t xml:space="preserve">Figure </w:t>
        </w:r>
        <w:r>
          <w:fldChar w:fldCharType="begin"/>
        </w:r>
        <w:r w:rsidRPr="00D87C15">
          <w:rPr>
            <w:lang w:val="en-GB"/>
            <w:rPrChange w:id="635" w:author="Mariana Gil" w:date="2022-04-15T19:00:00Z">
              <w:rPr/>
            </w:rPrChange>
          </w:rPr>
          <w:instrText xml:space="preserve"> SEQ Figure \* ARABIC </w:instrText>
        </w:r>
      </w:ins>
      <w:r>
        <w:fldChar w:fldCharType="separate"/>
      </w:r>
      <w:ins w:id="636" w:author="Mariana Gil" w:date="2022-04-15T19:10:00Z">
        <w:r w:rsidR="00FE4E63">
          <w:rPr>
            <w:noProof/>
            <w:lang w:val="en-GB"/>
          </w:rPr>
          <w:t>29</w:t>
        </w:r>
      </w:ins>
      <w:ins w:id="637" w:author="Mariana Gil" w:date="2022-04-15T18:58:00Z">
        <w:r>
          <w:fldChar w:fldCharType="end"/>
        </w:r>
        <w:r w:rsidRPr="00D87C15">
          <w:rPr>
            <w:lang w:val="en-GB"/>
            <w:rPrChange w:id="638" w:author="Mariana Gil" w:date="2022-04-15T19:00:00Z">
              <w:rPr/>
            </w:rPrChange>
          </w:rPr>
          <w:t xml:space="preserve"> - Accommodation vs Reception</w:t>
        </w:r>
      </w:ins>
      <w:bookmarkEnd w:id="632"/>
    </w:p>
    <w:p w14:paraId="0A005B4B" w14:textId="75179B3B" w:rsidR="00160734" w:rsidRDefault="00160734">
      <w:pPr>
        <w:spacing w:after="160" w:line="259" w:lineRule="auto"/>
        <w:jc w:val="left"/>
        <w:rPr>
          <w:ins w:id="639" w:author="Mariana Gil" w:date="2022-04-15T18:56:00Z"/>
          <w:lang w:val="en-GB"/>
        </w:rPr>
      </w:pPr>
      <w:ins w:id="640" w:author="Mariana Gil" w:date="2022-04-15T18:56:00Z">
        <w:r>
          <w:rPr>
            <w:noProof/>
          </w:rPr>
          <w:drawing>
            <wp:inline distT="0" distB="0" distL="0" distR="0" wp14:anchorId="53688316" wp14:editId="704AEF55">
              <wp:extent cx="2873797" cy="1951893"/>
              <wp:effectExtent l="0" t="0" r="3175"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3"/>
                      <a:stretch>
                        <a:fillRect/>
                      </a:stretch>
                    </pic:blipFill>
                    <pic:spPr>
                      <a:xfrm>
                        <a:off x="0" y="0"/>
                        <a:ext cx="2878717" cy="1955235"/>
                      </a:xfrm>
                      <a:prstGeom prst="rect">
                        <a:avLst/>
                      </a:prstGeom>
                    </pic:spPr>
                  </pic:pic>
                </a:graphicData>
              </a:graphic>
            </wp:inline>
          </w:drawing>
        </w:r>
      </w:ins>
    </w:p>
    <w:p w14:paraId="25AB1DF2" w14:textId="19E65C6B" w:rsidR="00160734" w:rsidRDefault="00160734" w:rsidP="00160734">
      <w:pPr>
        <w:pStyle w:val="Caption"/>
        <w:rPr>
          <w:ins w:id="641" w:author="Mariana Gil" w:date="2022-04-15T18:34:00Z"/>
          <w:lang w:val="en-GB"/>
        </w:rPr>
        <w:pPrChange w:id="642" w:author="Mariana Gil" w:date="2022-04-15T18:58:00Z">
          <w:pPr>
            <w:spacing w:after="160" w:line="259" w:lineRule="auto"/>
            <w:jc w:val="left"/>
          </w:pPr>
        </w:pPrChange>
      </w:pPr>
      <w:bookmarkStart w:id="643" w:name="_Toc100944678"/>
      <w:ins w:id="644" w:author="Mariana Gil" w:date="2022-04-15T18:58:00Z">
        <w:r>
          <w:t xml:space="preserve">Figure </w:t>
        </w:r>
        <w:r>
          <w:fldChar w:fldCharType="begin"/>
        </w:r>
        <w:r>
          <w:instrText xml:space="preserve"> SEQ Figure \* ARABIC </w:instrText>
        </w:r>
      </w:ins>
      <w:r>
        <w:fldChar w:fldCharType="separate"/>
      </w:r>
      <w:ins w:id="645" w:author="Mariana Gil" w:date="2022-04-15T19:10:00Z">
        <w:r w:rsidR="00FE4E63">
          <w:rPr>
            <w:noProof/>
          </w:rPr>
          <w:t>30</w:t>
        </w:r>
      </w:ins>
      <w:ins w:id="646" w:author="Mariana Gil" w:date="2022-04-15T18:58:00Z">
        <w:r>
          <w:fldChar w:fldCharType="end"/>
        </w:r>
        <w:r>
          <w:t xml:space="preserve"> - </w:t>
        </w:r>
        <w:proofErr w:type="spellStart"/>
        <w:r>
          <w:t>R</w:t>
        </w:r>
        <w:r w:rsidRPr="001468A9">
          <w:t>eception</w:t>
        </w:r>
        <w:proofErr w:type="spellEnd"/>
        <w:r w:rsidRPr="001468A9">
          <w:t xml:space="preserve"> </w:t>
        </w:r>
        <w:proofErr w:type="spellStart"/>
        <w:r w:rsidRPr="001468A9">
          <w:t>vs</w:t>
        </w:r>
        <w:proofErr w:type="spellEnd"/>
        <w:r w:rsidRPr="001468A9">
          <w:t xml:space="preserve"> </w:t>
        </w:r>
        <w:r>
          <w:t>C</w:t>
        </w:r>
        <w:r w:rsidRPr="001468A9">
          <w:t>atering</w:t>
        </w:r>
      </w:ins>
      <w:bookmarkEnd w:id="643"/>
    </w:p>
    <w:p w14:paraId="10B96FB7" w14:textId="3F4AAE6C" w:rsidR="00D87C15" w:rsidRDefault="00160734">
      <w:pPr>
        <w:spacing w:after="160" w:line="259" w:lineRule="auto"/>
        <w:jc w:val="left"/>
        <w:rPr>
          <w:ins w:id="647" w:author="Mariana Gil" w:date="2022-04-15T19:50:00Z"/>
          <w:lang w:val="en-GB"/>
        </w:rPr>
      </w:pPr>
      <w:ins w:id="648" w:author="Mariana Gil" w:date="2022-04-15T18:58:00Z">
        <w:r w:rsidRPr="00160734">
          <w:drawing>
            <wp:inline distT="0" distB="0" distL="0" distR="0" wp14:anchorId="2C46A700" wp14:editId="2D816D8A">
              <wp:extent cx="2860431" cy="1942815"/>
              <wp:effectExtent l="0" t="0" r="0" b="635"/>
              <wp:docPr id="35" name="Picture 3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pic:cNvPicPr/>
                    </pic:nvPicPr>
                    <pic:blipFill>
                      <a:blip r:embed="rId44"/>
                      <a:stretch>
                        <a:fillRect/>
                      </a:stretch>
                    </pic:blipFill>
                    <pic:spPr>
                      <a:xfrm>
                        <a:off x="0" y="0"/>
                        <a:ext cx="2864263" cy="1945417"/>
                      </a:xfrm>
                      <a:prstGeom prst="rect">
                        <a:avLst/>
                      </a:prstGeom>
                    </pic:spPr>
                  </pic:pic>
                </a:graphicData>
              </a:graphic>
            </wp:inline>
          </w:drawing>
        </w:r>
      </w:ins>
      <w:del w:id="649" w:author="Mariana Gil" w:date="2022-04-15T19:50:00Z">
        <w:r w:rsidR="00382175" w:rsidDel="006C0FDD">
          <w:rPr>
            <w:lang w:val="en-GB"/>
          </w:rPr>
          <w:br w:type="page"/>
        </w:r>
      </w:del>
    </w:p>
    <w:p w14:paraId="2F12285F" w14:textId="77777777" w:rsidR="006C0FDD" w:rsidRDefault="006C0FDD">
      <w:pPr>
        <w:spacing w:after="160" w:line="259" w:lineRule="auto"/>
        <w:jc w:val="left"/>
        <w:rPr>
          <w:ins w:id="650" w:author="Mariana Gil" w:date="2022-04-15T18:59:00Z"/>
          <w:lang w:val="en-GB"/>
        </w:rPr>
      </w:pPr>
    </w:p>
    <w:p w14:paraId="5FE8D282" w14:textId="31F9C7AA" w:rsidR="00D87C15" w:rsidRDefault="00D87C15" w:rsidP="00D87C15">
      <w:pPr>
        <w:pStyle w:val="Caption"/>
        <w:rPr>
          <w:ins w:id="651" w:author="Mariana Gil" w:date="2022-04-15T18:59:00Z"/>
          <w:lang w:val="en-GB"/>
        </w:rPr>
        <w:pPrChange w:id="652" w:author="Mariana Gil" w:date="2022-04-15T19:00:00Z">
          <w:pPr>
            <w:spacing w:after="160" w:line="259" w:lineRule="auto"/>
            <w:jc w:val="left"/>
          </w:pPr>
        </w:pPrChange>
      </w:pPr>
      <w:bookmarkStart w:id="653" w:name="_Toc100944679"/>
      <w:ins w:id="654" w:author="Mariana Gil" w:date="2022-04-15T19:00:00Z">
        <w:r w:rsidRPr="00D87C15">
          <w:rPr>
            <w:lang w:val="en-GB"/>
            <w:rPrChange w:id="655" w:author="Mariana Gil" w:date="2022-04-15T19:00:00Z">
              <w:rPr/>
            </w:rPrChange>
          </w:rPr>
          <w:t xml:space="preserve">Figure </w:t>
        </w:r>
        <w:r>
          <w:fldChar w:fldCharType="begin"/>
        </w:r>
        <w:r w:rsidRPr="00D87C15">
          <w:rPr>
            <w:lang w:val="en-GB"/>
            <w:rPrChange w:id="656" w:author="Mariana Gil" w:date="2022-04-15T19:00:00Z">
              <w:rPr/>
            </w:rPrChange>
          </w:rPr>
          <w:instrText xml:space="preserve"> SEQ Figure \* ARABIC </w:instrText>
        </w:r>
      </w:ins>
      <w:r>
        <w:fldChar w:fldCharType="separate"/>
      </w:r>
      <w:ins w:id="657" w:author="Mariana Gil" w:date="2022-04-15T19:10:00Z">
        <w:r w:rsidR="00FE4E63">
          <w:rPr>
            <w:noProof/>
            <w:lang w:val="en-GB"/>
          </w:rPr>
          <w:t>31</w:t>
        </w:r>
      </w:ins>
      <w:ins w:id="658" w:author="Mariana Gil" w:date="2022-04-15T19:00:00Z">
        <w:r>
          <w:fldChar w:fldCharType="end"/>
        </w:r>
        <w:r w:rsidRPr="00D87C15">
          <w:rPr>
            <w:lang w:val="en-GB"/>
            <w:rPrChange w:id="659" w:author="Mariana Gil" w:date="2022-04-15T19:00:00Z">
              <w:rPr/>
            </w:rPrChange>
          </w:rPr>
          <w:t xml:space="preserve"> - Customers' Satisfaction Clusters: Descriptive Statistics</w:t>
        </w:r>
      </w:ins>
      <w:bookmarkEnd w:id="653"/>
    </w:p>
    <w:p w14:paraId="18897A23" w14:textId="4EA9BA98" w:rsidR="00D87C15" w:rsidRDefault="00D87C15">
      <w:pPr>
        <w:spacing w:after="160" w:line="259" w:lineRule="auto"/>
        <w:jc w:val="left"/>
        <w:rPr>
          <w:ins w:id="660" w:author="Mariana Gil" w:date="2022-04-15T18:59:00Z"/>
          <w:lang w:val="en-GB"/>
        </w:rPr>
      </w:pPr>
      <w:ins w:id="661" w:author="Mariana Gil" w:date="2022-04-15T18:59:00Z">
        <w:r>
          <w:rPr>
            <w:noProof/>
          </w:rPr>
          <w:drawing>
            <wp:inline distT="0" distB="0" distL="0" distR="0" wp14:anchorId="15BF5208" wp14:editId="5F15E76B">
              <wp:extent cx="2104292" cy="1364832"/>
              <wp:effectExtent l="0" t="0" r="0" b="698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5"/>
                      <a:stretch>
                        <a:fillRect/>
                      </a:stretch>
                    </pic:blipFill>
                    <pic:spPr>
                      <a:xfrm>
                        <a:off x="0" y="0"/>
                        <a:ext cx="2113188" cy="1370602"/>
                      </a:xfrm>
                      <a:prstGeom prst="rect">
                        <a:avLst/>
                      </a:prstGeom>
                    </pic:spPr>
                  </pic:pic>
                </a:graphicData>
              </a:graphic>
            </wp:inline>
          </w:drawing>
        </w:r>
        <w:r>
          <w:rPr>
            <w:noProof/>
          </w:rPr>
          <w:drawing>
            <wp:inline distT="0" distB="0" distL="0" distR="0" wp14:anchorId="292EF3CB" wp14:editId="094B6D0B">
              <wp:extent cx="2151184" cy="1398053"/>
              <wp:effectExtent l="0" t="0" r="1905"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2155751" cy="1401021"/>
                      </a:xfrm>
                      <a:prstGeom prst="rect">
                        <a:avLst/>
                      </a:prstGeom>
                    </pic:spPr>
                  </pic:pic>
                </a:graphicData>
              </a:graphic>
            </wp:inline>
          </w:drawing>
        </w:r>
        <w:r>
          <w:rPr>
            <w:noProof/>
          </w:rPr>
          <w:drawing>
            <wp:inline distT="0" distB="0" distL="0" distR="0" wp14:anchorId="60684AE2" wp14:editId="64E3D161">
              <wp:extent cx="2137904" cy="1394851"/>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7"/>
                      <a:stretch>
                        <a:fillRect/>
                      </a:stretch>
                    </pic:blipFill>
                    <pic:spPr>
                      <a:xfrm>
                        <a:off x="0" y="0"/>
                        <a:ext cx="2144227" cy="1398976"/>
                      </a:xfrm>
                      <a:prstGeom prst="rect">
                        <a:avLst/>
                      </a:prstGeom>
                    </pic:spPr>
                  </pic:pic>
                </a:graphicData>
              </a:graphic>
            </wp:inline>
          </w:drawing>
        </w:r>
      </w:ins>
    </w:p>
    <w:p w14:paraId="1F18E374" w14:textId="23422344" w:rsidR="00826321" w:rsidRDefault="00826321">
      <w:pPr>
        <w:spacing w:after="160" w:line="259" w:lineRule="auto"/>
        <w:jc w:val="left"/>
        <w:rPr>
          <w:ins w:id="662" w:author="Mariana Gil" w:date="2022-04-15T19:07:00Z"/>
          <w:lang w:val="en-GB"/>
        </w:rPr>
      </w:pPr>
    </w:p>
    <w:p w14:paraId="3B4FA5F8" w14:textId="4CB409DC" w:rsidR="00826321" w:rsidRDefault="00826321" w:rsidP="00826321">
      <w:pPr>
        <w:pStyle w:val="Caption"/>
        <w:rPr>
          <w:ins w:id="663" w:author="Mariana Gil" w:date="2022-04-15T19:07:00Z"/>
          <w:lang w:val="en-GB"/>
        </w:rPr>
        <w:pPrChange w:id="664" w:author="Mariana Gil" w:date="2022-04-15T19:08:00Z">
          <w:pPr>
            <w:spacing w:after="160" w:line="259" w:lineRule="auto"/>
            <w:jc w:val="left"/>
          </w:pPr>
        </w:pPrChange>
      </w:pPr>
      <w:bookmarkStart w:id="665" w:name="_Ref100942303"/>
      <w:bookmarkStart w:id="666" w:name="_Toc100944680"/>
      <w:ins w:id="667" w:author="Mariana Gil" w:date="2022-04-15T19:08:00Z">
        <w:r>
          <w:t xml:space="preserve">Figure </w:t>
        </w:r>
        <w:r>
          <w:fldChar w:fldCharType="begin"/>
        </w:r>
        <w:r>
          <w:instrText xml:space="preserve"> SEQ Figure \* ARABIC </w:instrText>
        </w:r>
      </w:ins>
      <w:r>
        <w:fldChar w:fldCharType="separate"/>
      </w:r>
      <w:ins w:id="668" w:author="Mariana Gil" w:date="2022-04-15T19:10:00Z">
        <w:r w:rsidR="00FE4E63">
          <w:rPr>
            <w:noProof/>
          </w:rPr>
          <w:t>32</w:t>
        </w:r>
      </w:ins>
      <w:ins w:id="669" w:author="Mariana Gil" w:date="2022-04-15T19:08:00Z">
        <w:r>
          <w:fldChar w:fldCharType="end"/>
        </w:r>
        <w:bookmarkEnd w:id="665"/>
        <w:r>
          <w:t xml:space="preserve"> - </w:t>
        </w:r>
        <w:proofErr w:type="spellStart"/>
        <w:r>
          <w:t>Clients</w:t>
        </w:r>
        <w:proofErr w:type="spellEnd"/>
        <w:r>
          <w:t xml:space="preserve">' </w:t>
        </w:r>
        <w:proofErr w:type="spellStart"/>
        <w:r>
          <w:t>Retention</w:t>
        </w:r>
        <w:proofErr w:type="spellEnd"/>
        <w:r>
          <w:t xml:space="preserve"> </w:t>
        </w:r>
        <w:proofErr w:type="spellStart"/>
        <w:r>
          <w:t>Level</w:t>
        </w:r>
      </w:ins>
      <w:bookmarkEnd w:id="666"/>
      <w:proofErr w:type="spellEnd"/>
    </w:p>
    <w:p w14:paraId="5EA898C4" w14:textId="77777777" w:rsidR="00826321" w:rsidRDefault="00826321">
      <w:pPr>
        <w:spacing w:after="160" w:line="259" w:lineRule="auto"/>
        <w:jc w:val="left"/>
        <w:rPr>
          <w:ins w:id="670" w:author="Mariana Gil" w:date="2022-04-15T19:08:00Z"/>
          <w:lang w:val="en-GB"/>
        </w:rPr>
      </w:pPr>
      <w:ins w:id="671" w:author="Mariana Gil" w:date="2022-04-15T19:07:00Z">
        <w:r>
          <w:rPr>
            <w:noProof/>
          </w:rPr>
          <w:drawing>
            <wp:inline distT="0" distB="0" distL="0" distR="0" wp14:anchorId="04BE40B8" wp14:editId="27C09C8A">
              <wp:extent cx="2545159" cy="3839308"/>
              <wp:effectExtent l="0" t="0" r="7620" b="889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8"/>
                      <a:stretch>
                        <a:fillRect/>
                      </a:stretch>
                    </pic:blipFill>
                    <pic:spPr>
                      <a:xfrm>
                        <a:off x="0" y="0"/>
                        <a:ext cx="2551785" cy="3849303"/>
                      </a:xfrm>
                      <a:prstGeom prst="rect">
                        <a:avLst/>
                      </a:prstGeom>
                    </pic:spPr>
                  </pic:pic>
                </a:graphicData>
              </a:graphic>
            </wp:inline>
          </w:drawing>
        </w:r>
      </w:ins>
    </w:p>
    <w:p w14:paraId="734F83B0" w14:textId="7163CE54" w:rsidR="00826321" w:rsidRDefault="00FE4E63" w:rsidP="00FE4E63">
      <w:pPr>
        <w:pStyle w:val="Caption"/>
        <w:rPr>
          <w:ins w:id="672" w:author="Mariana Gil" w:date="2022-04-15T19:08:00Z"/>
          <w:lang w:val="en-GB"/>
        </w:rPr>
        <w:pPrChange w:id="673" w:author="Mariana Gil" w:date="2022-04-15T19:10:00Z">
          <w:pPr>
            <w:spacing w:after="160" w:line="259" w:lineRule="auto"/>
            <w:jc w:val="left"/>
          </w:pPr>
        </w:pPrChange>
      </w:pPr>
      <w:bookmarkStart w:id="674" w:name="_Toc100944681"/>
      <w:ins w:id="675" w:author="Mariana Gil" w:date="2022-04-15T19:10:00Z">
        <w:r>
          <w:t xml:space="preserve">Figure </w:t>
        </w:r>
        <w:r>
          <w:fldChar w:fldCharType="begin"/>
        </w:r>
        <w:r>
          <w:instrText xml:space="preserve"> SEQ Figure \* ARABIC </w:instrText>
        </w:r>
      </w:ins>
      <w:r>
        <w:fldChar w:fldCharType="separate"/>
      </w:r>
      <w:ins w:id="676" w:author="Mariana Gil" w:date="2022-04-15T19:10:00Z">
        <w:r>
          <w:rPr>
            <w:noProof/>
          </w:rPr>
          <w:t>33</w:t>
        </w:r>
        <w:r>
          <w:fldChar w:fldCharType="end"/>
        </w:r>
        <w:r>
          <w:t xml:space="preserve"> - </w:t>
        </w:r>
        <w:proofErr w:type="spellStart"/>
        <w:r>
          <w:t>Average</w:t>
        </w:r>
        <w:proofErr w:type="spellEnd"/>
        <w:r>
          <w:t xml:space="preserve"> </w:t>
        </w:r>
        <w:proofErr w:type="spellStart"/>
        <w:r>
          <w:t>Satisfaction</w:t>
        </w:r>
      </w:ins>
      <w:bookmarkEnd w:id="674"/>
      <w:proofErr w:type="spellEnd"/>
    </w:p>
    <w:p w14:paraId="36D9EB5F" w14:textId="77777777" w:rsidR="00826321" w:rsidRDefault="00826321">
      <w:pPr>
        <w:spacing w:after="160" w:line="259" w:lineRule="auto"/>
        <w:jc w:val="left"/>
        <w:rPr>
          <w:ins w:id="677" w:author="Mariana Gil" w:date="2022-04-15T19:10:00Z"/>
          <w:lang w:val="en-GB"/>
        </w:rPr>
      </w:pPr>
      <w:ins w:id="678" w:author="Mariana Gil" w:date="2022-04-15T19:08:00Z">
        <w:r>
          <w:rPr>
            <w:noProof/>
          </w:rPr>
          <w:drawing>
            <wp:inline distT="0" distB="0" distL="0" distR="0" wp14:anchorId="23342BF5" wp14:editId="0AFAA6B6">
              <wp:extent cx="2532184" cy="1696771"/>
              <wp:effectExtent l="0" t="0" r="1905"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49"/>
                      <a:stretch>
                        <a:fillRect/>
                      </a:stretch>
                    </pic:blipFill>
                    <pic:spPr>
                      <a:xfrm>
                        <a:off x="0" y="0"/>
                        <a:ext cx="2534547" cy="1698355"/>
                      </a:xfrm>
                      <a:prstGeom prst="rect">
                        <a:avLst/>
                      </a:prstGeom>
                    </pic:spPr>
                  </pic:pic>
                </a:graphicData>
              </a:graphic>
            </wp:inline>
          </w:drawing>
        </w:r>
      </w:ins>
    </w:p>
    <w:p w14:paraId="415234EE" w14:textId="77777777" w:rsidR="00826321" w:rsidRDefault="00826321">
      <w:pPr>
        <w:spacing w:after="160" w:line="259" w:lineRule="auto"/>
        <w:jc w:val="left"/>
        <w:rPr>
          <w:ins w:id="679" w:author="Mariana Gil" w:date="2022-04-15T19:10:00Z"/>
          <w:lang w:val="en-GB"/>
        </w:rPr>
      </w:pPr>
    </w:p>
    <w:p w14:paraId="72FD5DA3" w14:textId="77777777" w:rsidR="00826321" w:rsidRDefault="00826321">
      <w:pPr>
        <w:spacing w:after="160" w:line="259" w:lineRule="auto"/>
        <w:jc w:val="left"/>
        <w:rPr>
          <w:ins w:id="680" w:author="Mariana Gil" w:date="2022-04-15T19:10:00Z"/>
          <w:lang w:val="en-GB"/>
        </w:rPr>
      </w:pPr>
    </w:p>
    <w:p w14:paraId="3D107459" w14:textId="77777777" w:rsidR="00826321" w:rsidRDefault="00826321">
      <w:pPr>
        <w:spacing w:after="160" w:line="259" w:lineRule="auto"/>
        <w:jc w:val="left"/>
        <w:rPr>
          <w:ins w:id="681" w:author="Mariana Gil" w:date="2022-04-15T19:10:00Z"/>
          <w:lang w:val="en-GB"/>
        </w:rPr>
      </w:pPr>
    </w:p>
    <w:p w14:paraId="48F23602" w14:textId="6FB75AE8" w:rsidR="00D87C15" w:rsidRDefault="00826321" w:rsidP="00826321">
      <w:pPr>
        <w:pStyle w:val="Caption"/>
        <w:rPr>
          <w:ins w:id="682" w:author="Mariana Gil" w:date="2022-04-15T19:08:00Z"/>
          <w:lang w:val="en-GB"/>
        </w:rPr>
        <w:pPrChange w:id="683" w:author="Mariana Gil" w:date="2022-04-15T19:10:00Z">
          <w:pPr>
            <w:spacing w:after="160" w:line="259" w:lineRule="auto"/>
            <w:jc w:val="left"/>
          </w:pPr>
        </w:pPrChange>
      </w:pPr>
      <w:bookmarkStart w:id="684" w:name="_Toc100944682"/>
      <w:ins w:id="685" w:author="Mariana Gil" w:date="2022-04-15T19:10:00Z">
        <w:r w:rsidRPr="00FE4E63">
          <w:rPr>
            <w:lang w:val="en-GB"/>
            <w:rPrChange w:id="686" w:author="Mariana Gil" w:date="2022-04-15T19:10:00Z">
              <w:rPr/>
            </w:rPrChange>
          </w:rPr>
          <w:t xml:space="preserve">Figure </w:t>
        </w:r>
        <w:r>
          <w:fldChar w:fldCharType="begin"/>
        </w:r>
        <w:r w:rsidRPr="00FE4E63">
          <w:rPr>
            <w:lang w:val="en-GB"/>
            <w:rPrChange w:id="687" w:author="Mariana Gil" w:date="2022-04-15T19:10:00Z">
              <w:rPr/>
            </w:rPrChange>
          </w:rPr>
          <w:instrText xml:space="preserve"> SEQ Figure \* ARABIC </w:instrText>
        </w:r>
      </w:ins>
      <w:r>
        <w:fldChar w:fldCharType="separate"/>
      </w:r>
      <w:ins w:id="688" w:author="Mariana Gil" w:date="2022-04-15T19:10:00Z">
        <w:r w:rsidR="00FE4E63">
          <w:rPr>
            <w:noProof/>
            <w:lang w:val="en-GB"/>
          </w:rPr>
          <w:t>34</w:t>
        </w:r>
        <w:r>
          <w:fldChar w:fldCharType="end"/>
        </w:r>
        <w:r w:rsidRPr="00FE4E63">
          <w:rPr>
            <w:lang w:val="en-GB"/>
            <w:rPrChange w:id="689" w:author="Mariana Gil" w:date="2022-04-15T19:10:00Z">
              <w:rPr/>
            </w:rPrChange>
          </w:rPr>
          <w:t xml:space="preserve"> - Clients' Retention Level: Descriptive Statistics</w:t>
        </w:r>
      </w:ins>
      <w:bookmarkEnd w:id="684"/>
    </w:p>
    <w:p w14:paraId="701E3FAD" w14:textId="0F5D81EF" w:rsidR="00826321" w:rsidRDefault="00826321">
      <w:pPr>
        <w:spacing w:after="160" w:line="259" w:lineRule="auto"/>
        <w:jc w:val="left"/>
        <w:rPr>
          <w:ins w:id="690" w:author="Mariana Gil" w:date="2022-04-15T19:09:00Z"/>
          <w:lang w:val="en-GB"/>
        </w:rPr>
      </w:pPr>
      <w:ins w:id="691" w:author="Mariana Gil" w:date="2022-04-15T19:08:00Z">
        <w:r>
          <w:rPr>
            <w:noProof/>
          </w:rPr>
          <w:drawing>
            <wp:inline distT="0" distB="0" distL="0" distR="0" wp14:anchorId="4CC6A1F9" wp14:editId="7E0DB6E1">
              <wp:extent cx="2118290" cy="1389184"/>
              <wp:effectExtent l="0" t="0" r="0" b="190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0"/>
                      <a:stretch>
                        <a:fillRect/>
                      </a:stretch>
                    </pic:blipFill>
                    <pic:spPr>
                      <a:xfrm>
                        <a:off x="0" y="0"/>
                        <a:ext cx="2125593" cy="1393974"/>
                      </a:xfrm>
                      <a:prstGeom prst="rect">
                        <a:avLst/>
                      </a:prstGeom>
                    </pic:spPr>
                  </pic:pic>
                </a:graphicData>
              </a:graphic>
            </wp:inline>
          </w:drawing>
        </w:r>
      </w:ins>
      <w:ins w:id="692" w:author="Mariana Gil" w:date="2022-04-15T19:09:00Z">
        <w:r w:rsidRPr="00826321">
          <w:rPr>
            <w:noProof/>
          </w:rPr>
          <w:t xml:space="preserve"> </w:t>
        </w:r>
        <w:r>
          <w:rPr>
            <w:noProof/>
          </w:rPr>
          <w:drawing>
            <wp:inline distT="0" distB="0" distL="0" distR="0" wp14:anchorId="738233D1" wp14:editId="76BE07B0">
              <wp:extent cx="2104292" cy="1387210"/>
              <wp:effectExtent l="0" t="0" r="0" b="3810"/>
              <wp:docPr id="42" name="Picture 4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able&#10;&#10;Description automatically generated"/>
                      <pic:cNvPicPr/>
                    </pic:nvPicPr>
                    <pic:blipFill>
                      <a:blip r:embed="rId51"/>
                      <a:stretch>
                        <a:fillRect/>
                      </a:stretch>
                    </pic:blipFill>
                    <pic:spPr>
                      <a:xfrm>
                        <a:off x="0" y="0"/>
                        <a:ext cx="2122969" cy="1399522"/>
                      </a:xfrm>
                      <a:prstGeom prst="rect">
                        <a:avLst/>
                      </a:prstGeom>
                    </pic:spPr>
                  </pic:pic>
                </a:graphicData>
              </a:graphic>
            </wp:inline>
          </w:drawing>
        </w:r>
        <w:r w:rsidRPr="00826321">
          <w:rPr>
            <w:noProof/>
          </w:rPr>
          <w:t xml:space="preserve"> </w:t>
        </w:r>
        <w:r w:rsidRPr="00826321">
          <w:drawing>
            <wp:inline distT="0" distB="0" distL="0" distR="0" wp14:anchorId="1E483CD9" wp14:editId="47715470">
              <wp:extent cx="2133157" cy="1385277"/>
              <wp:effectExtent l="0" t="0" r="635" b="571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2"/>
                      <a:stretch>
                        <a:fillRect/>
                      </a:stretch>
                    </pic:blipFill>
                    <pic:spPr>
                      <a:xfrm>
                        <a:off x="0" y="0"/>
                        <a:ext cx="2141072" cy="1390417"/>
                      </a:xfrm>
                      <a:prstGeom prst="rect">
                        <a:avLst/>
                      </a:prstGeom>
                    </pic:spPr>
                  </pic:pic>
                </a:graphicData>
              </a:graphic>
            </wp:inline>
          </w:drawing>
        </w:r>
      </w:ins>
    </w:p>
    <w:p w14:paraId="6A6C1E7D" w14:textId="77777777" w:rsidR="00826321" w:rsidRDefault="00826321">
      <w:pPr>
        <w:spacing w:after="160" w:line="259" w:lineRule="auto"/>
        <w:jc w:val="left"/>
        <w:rPr>
          <w:ins w:id="693" w:author="Mariana Gil" w:date="2022-04-15T19:09:00Z"/>
          <w:lang w:val="en-GB"/>
        </w:rPr>
      </w:pPr>
      <w:ins w:id="694" w:author="Mariana Gil" w:date="2022-04-15T19:09:00Z">
        <w:r>
          <w:rPr>
            <w:lang w:val="en-GB"/>
          </w:rPr>
          <w:br w:type="page"/>
        </w:r>
      </w:ins>
    </w:p>
    <w:p w14:paraId="477D5EFB" w14:textId="698B6BC3" w:rsidR="00D87C15" w:rsidDel="00FE4E63" w:rsidRDefault="00D87C15">
      <w:pPr>
        <w:spacing w:after="160" w:line="259" w:lineRule="auto"/>
        <w:jc w:val="left"/>
        <w:rPr>
          <w:del w:id="695" w:author="Mariana Gil" w:date="2022-04-15T19:10:00Z"/>
          <w:lang w:val="en-GB"/>
        </w:rPr>
      </w:pPr>
    </w:p>
    <w:p w14:paraId="09498E41" w14:textId="4E1557A1" w:rsidR="00382175" w:rsidRDefault="00382175" w:rsidP="00382175">
      <w:pPr>
        <w:pStyle w:val="Heading2"/>
        <w:numPr>
          <w:ilvl w:val="1"/>
          <w:numId w:val="5"/>
        </w:numPr>
        <w:ind w:left="641" w:hanging="357"/>
        <w:rPr>
          <w:lang w:val="en-US"/>
        </w:rPr>
      </w:pPr>
      <w:bookmarkStart w:id="696" w:name="_Toc100600334"/>
      <w:r>
        <w:rPr>
          <w:lang w:val="en-US"/>
        </w:rPr>
        <w:t>Methodologies</w:t>
      </w:r>
      <w:bookmarkEnd w:id="696"/>
    </w:p>
    <w:p w14:paraId="40D4EBC3" w14:textId="75E8CD6A" w:rsidR="00382175" w:rsidRPr="0090421E" w:rsidRDefault="00C35BF3" w:rsidP="00C35BF3">
      <w:pPr>
        <w:pStyle w:val="Caption"/>
        <w:rPr>
          <w:lang w:val="en-GB"/>
        </w:rPr>
      </w:pPr>
      <w:bookmarkStart w:id="697" w:name="_Ref100504443"/>
      <w:bookmarkStart w:id="698" w:name="_Toc100600227"/>
      <w:r w:rsidRPr="0090421E">
        <w:rPr>
          <w:lang w:val="en-GB"/>
        </w:rPr>
        <w:t xml:space="preserve">Methodology </w:t>
      </w:r>
      <w:r>
        <w:fldChar w:fldCharType="begin"/>
      </w:r>
      <w:r w:rsidRPr="0090421E">
        <w:rPr>
          <w:lang w:val="en-GB"/>
        </w:rPr>
        <w:instrText xml:space="preserve"> SEQ Methodology \* ARABIC </w:instrText>
      </w:r>
      <w:r>
        <w:fldChar w:fldCharType="separate"/>
      </w:r>
      <w:r w:rsidR="006648EA">
        <w:rPr>
          <w:noProof/>
          <w:lang w:val="en-GB"/>
        </w:rPr>
        <w:t>1</w:t>
      </w:r>
      <w:r>
        <w:fldChar w:fldCharType="end"/>
      </w:r>
      <w:bookmarkEnd w:id="697"/>
      <w:r w:rsidRPr="0090421E">
        <w:rPr>
          <w:lang w:val="en-GB"/>
        </w:rPr>
        <w:t xml:space="preserve"> </w:t>
      </w:r>
      <w:r w:rsidR="0090421E" w:rsidRPr="0090421E">
        <w:rPr>
          <w:lang w:val="en-GB"/>
        </w:rPr>
        <w:t>–</w:t>
      </w:r>
      <w:r w:rsidRPr="0090421E">
        <w:rPr>
          <w:lang w:val="en-GB"/>
        </w:rPr>
        <w:t xml:space="preserve"> KNN</w:t>
      </w:r>
      <w:bookmarkEnd w:id="698"/>
    </w:p>
    <w:p w14:paraId="3B97186D" w14:textId="604B28EF" w:rsidR="003B6888" w:rsidRPr="003B6888" w:rsidRDefault="003B6888" w:rsidP="0090421E">
      <w:pPr>
        <w:rPr>
          <w:b/>
          <w:bCs/>
          <w:lang w:val="en-GB"/>
        </w:rPr>
      </w:pPr>
      <w:r w:rsidRPr="003B6888">
        <w:rPr>
          <w:b/>
          <w:bCs/>
          <w:lang w:val="en-GB"/>
        </w:rPr>
        <w:t xml:space="preserve">K-Nearest </w:t>
      </w:r>
      <w:del w:id="699" w:author="BERNARDES Pedro" w:date="2022-04-14T22:12:00Z">
        <w:r w:rsidRPr="003B6888" w:rsidDel="006F0CBF">
          <w:rPr>
            <w:b/>
            <w:bCs/>
            <w:lang w:val="en-GB"/>
          </w:rPr>
          <w:delText>Neighbors</w:delText>
        </w:r>
      </w:del>
      <w:bookmarkStart w:id="700" w:name="_Ref100599704"/>
      <w:ins w:id="701" w:author="BERNARDES Pedro" w:date="2022-04-14T22:12:00Z">
        <w:r w:rsidR="006F0CBF" w:rsidRPr="003B6888">
          <w:rPr>
            <w:b/>
            <w:bCs/>
            <w:lang w:val="en-GB"/>
          </w:rPr>
          <w:t>Neighbours</w:t>
        </w:r>
      </w:ins>
      <w:r w:rsidR="00FE7BDF">
        <w:rPr>
          <w:rStyle w:val="FootnoteReference"/>
          <w:b/>
          <w:bCs/>
          <w:lang w:val="en-GB"/>
        </w:rPr>
        <w:footnoteReference w:id="1"/>
      </w:r>
      <w:bookmarkEnd w:id="700"/>
    </w:p>
    <w:p w14:paraId="6CFFC8C4" w14:textId="0DBC65F7" w:rsidR="0090421E" w:rsidRDefault="0090421E" w:rsidP="0090421E">
      <w:pPr>
        <w:rPr>
          <w:lang w:val="en-GB"/>
        </w:rPr>
      </w:pPr>
      <w:r w:rsidRPr="0090421E">
        <w:rPr>
          <w:lang w:val="en-GB"/>
        </w:rPr>
        <w:t xml:space="preserve">The KNN (k-nearest </w:t>
      </w:r>
      <w:del w:id="702" w:author="BERNARDES Pedro" w:date="2022-04-14T22:12:00Z">
        <w:r w:rsidRPr="0090421E" w:rsidDel="006F0CBF">
          <w:rPr>
            <w:lang w:val="en-GB"/>
          </w:rPr>
          <w:delText>neighbors</w:delText>
        </w:r>
      </w:del>
      <w:ins w:id="703" w:author="BERNARDES Pedro" w:date="2022-04-14T22:12:00Z">
        <w:r w:rsidR="006F0CBF" w:rsidRPr="0090421E">
          <w:rPr>
            <w:lang w:val="en-GB"/>
          </w:rPr>
          <w:t>neighbours</w:t>
        </w:r>
      </w:ins>
      <w:r>
        <w:rPr>
          <w:lang w:val="en-GB"/>
        </w:rPr>
        <w:t>) is t</w:t>
      </w:r>
      <w:r w:rsidRPr="0090421E">
        <w:rPr>
          <w:lang w:val="en-GB"/>
        </w:rPr>
        <w:t xml:space="preserve">he most common </w:t>
      </w:r>
      <w:del w:id="704" w:author="BERNARDES Pedro" w:date="2022-04-14T22:12:00Z">
        <w:r w:rsidRPr="0090421E" w:rsidDel="006F0CBF">
          <w:rPr>
            <w:lang w:val="en-GB"/>
          </w:rPr>
          <w:delText>neighborhood</w:delText>
        </w:r>
      </w:del>
      <w:ins w:id="705" w:author="BERNARDES Pedro" w:date="2022-04-14T22:12:00Z">
        <w:r w:rsidR="006F0CBF" w:rsidRPr="0090421E">
          <w:rPr>
            <w:lang w:val="en-GB"/>
          </w:rPr>
          <w:t>neighbourhood</w:t>
        </w:r>
      </w:ins>
      <w:r w:rsidRPr="0090421E">
        <w:rPr>
          <w:lang w:val="en-GB"/>
        </w:rPr>
        <w:t xml:space="preserve">-based method is k-nearest </w:t>
      </w:r>
      <w:del w:id="706" w:author="BERNARDES Pedro" w:date="2022-04-14T22:12:00Z">
        <w:r w:rsidRPr="0090421E" w:rsidDel="006F0CBF">
          <w:rPr>
            <w:lang w:val="en-GB"/>
          </w:rPr>
          <w:delText>neighbors</w:delText>
        </w:r>
      </w:del>
      <w:ins w:id="707" w:author="BERNARDES Pedro" w:date="2022-04-14T22:12:00Z">
        <w:r w:rsidR="006F0CBF" w:rsidRPr="0090421E">
          <w:rPr>
            <w:lang w:val="en-GB"/>
          </w:rPr>
          <w:t>neighbours</w:t>
        </w:r>
      </w:ins>
      <w:r w:rsidRPr="0090421E">
        <w:rPr>
          <w:lang w:val="en-GB"/>
        </w:rPr>
        <w:t xml:space="preserve"> (KNN). To</w:t>
      </w:r>
      <w:r>
        <w:rPr>
          <w:lang w:val="en-GB"/>
        </w:rPr>
        <w:t xml:space="preserve"> </w:t>
      </w:r>
      <w:r w:rsidRPr="0090421E">
        <w:rPr>
          <w:lang w:val="en-GB"/>
        </w:rPr>
        <w:t xml:space="preserve">label each new point, KNN looks at a k number (where k is an integer value) of nearest </w:t>
      </w:r>
      <w:del w:id="708" w:author="BERNARDES Pedro" w:date="2022-04-14T22:12:00Z">
        <w:r w:rsidRPr="0090421E" w:rsidDel="006F0CBF">
          <w:rPr>
            <w:lang w:val="en-GB"/>
          </w:rPr>
          <w:delText>labeled</w:delText>
        </w:r>
      </w:del>
      <w:ins w:id="709" w:author="BERNARDES Pedro" w:date="2022-04-14T22:12:00Z">
        <w:r w:rsidR="006F0CBF" w:rsidRPr="0090421E">
          <w:rPr>
            <w:lang w:val="en-GB"/>
          </w:rPr>
          <w:t>labelled</w:t>
        </w:r>
      </w:ins>
      <w:r w:rsidRPr="0090421E">
        <w:rPr>
          <w:lang w:val="en-GB"/>
        </w:rPr>
        <w:t xml:space="preserve"> points and has these already</w:t>
      </w:r>
      <w:r>
        <w:rPr>
          <w:lang w:val="en-GB"/>
        </w:rPr>
        <w:t xml:space="preserve"> </w:t>
      </w:r>
      <w:del w:id="710" w:author="BERNARDES Pedro" w:date="2022-04-14T22:12:00Z">
        <w:r w:rsidRPr="0090421E" w:rsidDel="006F0CBF">
          <w:rPr>
            <w:lang w:val="en-GB"/>
          </w:rPr>
          <w:delText>labeled</w:delText>
        </w:r>
      </w:del>
      <w:ins w:id="711" w:author="BERNARDES Pedro" w:date="2022-04-14T22:12:00Z">
        <w:r w:rsidR="006F0CBF" w:rsidRPr="0090421E">
          <w:rPr>
            <w:lang w:val="en-GB"/>
          </w:rPr>
          <w:t>labelled</w:t>
        </w:r>
      </w:ins>
      <w:r w:rsidRPr="0090421E">
        <w:rPr>
          <w:lang w:val="en-GB"/>
        </w:rPr>
        <w:t xml:space="preserve"> </w:t>
      </w:r>
      <w:del w:id="712" w:author="BERNARDES Pedro" w:date="2022-04-14T22:12:00Z">
        <w:r w:rsidRPr="0090421E" w:rsidDel="006F0CBF">
          <w:rPr>
            <w:lang w:val="en-GB"/>
          </w:rPr>
          <w:delText>neighbors</w:delText>
        </w:r>
      </w:del>
      <w:ins w:id="713" w:author="BERNARDES Pedro" w:date="2022-04-14T22:12:00Z">
        <w:r w:rsidR="006F0CBF" w:rsidRPr="0090421E">
          <w:rPr>
            <w:lang w:val="en-GB"/>
          </w:rPr>
          <w:t>neighbours</w:t>
        </w:r>
      </w:ins>
      <w:r w:rsidRPr="0090421E">
        <w:rPr>
          <w:lang w:val="en-GB"/>
        </w:rPr>
        <w:t xml:space="preserve"> vote on how to label the</w:t>
      </w:r>
      <w:r>
        <w:rPr>
          <w:lang w:val="en-GB"/>
        </w:rPr>
        <w:t xml:space="preserve"> </w:t>
      </w:r>
      <w:r w:rsidRPr="0090421E">
        <w:rPr>
          <w:lang w:val="en-GB"/>
        </w:rPr>
        <w:t xml:space="preserve">new point. </w:t>
      </w:r>
      <w:r>
        <w:rPr>
          <w:lang w:val="en-GB"/>
        </w:rPr>
        <w:t>In Python, b</w:t>
      </w:r>
      <w:r w:rsidRPr="0090421E">
        <w:rPr>
          <w:lang w:val="en-GB"/>
        </w:rPr>
        <w:t>y default, KNN uses Euclidean distance to measure what is closest.</w:t>
      </w:r>
    </w:p>
    <w:p w14:paraId="07A2C984" w14:textId="7A490801" w:rsidR="00F953C2" w:rsidRDefault="00F953C2" w:rsidP="0090421E">
      <w:pPr>
        <w:rPr>
          <w:lang w:val="en-GB"/>
        </w:rPr>
      </w:pPr>
      <w:r w:rsidRPr="00F953C2">
        <w:rPr>
          <w:lang w:val="en-GB"/>
        </w:rPr>
        <w:t>The choice of k is very important. If k is set to a very low value, KNN becomes very flexible, drawing highly nuanced boundaries and potentially overfitting the data. If k is set to a very high value, KNN becomes inflexible, drawing a too rigid boundary and potentially underfitting the data</w:t>
      </w:r>
      <w:r>
        <w:rPr>
          <w:lang w:val="en-GB"/>
        </w:rPr>
        <w:t>.</w:t>
      </w:r>
    </w:p>
    <w:p w14:paraId="5EC5056C" w14:textId="546DFE33" w:rsidR="00F953C2" w:rsidRDefault="00F953C2" w:rsidP="0090421E">
      <w:pPr>
        <w:rPr>
          <w:lang w:val="en-GB"/>
        </w:rPr>
      </w:pPr>
      <w:r w:rsidRPr="00F953C2">
        <w:rPr>
          <w:i/>
          <w:iCs/>
          <w:lang w:val="en-GB"/>
        </w:rPr>
        <w:t>Strengths:</w:t>
      </w:r>
      <w:r>
        <w:rPr>
          <w:lang w:val="en-GB"/>
        </w:rPr>
        <w:t xml:space="preserve"> </w:t>
      </w:r>
      <w:r w:rsidRPr="00F953C2">
        <w:rPr>
          <w:lang w:val="en-GB"/>
        </w:rPr>
        <w:t>Unlike linear methods, KNN is highly flexible and adept at learning more complex, nonlinear relationships. Yet, KNN remains simple and interpretable.</w:t>
      </w:r>
    </w:p>
    <w:p w14:paraId="6D26A9D9" w14:textId="58276443" w:rsidR="00F953C2" w:rsidRDefault="00F953C2" w:rsidP="0090421E">
      <w:pPr>
        <w:rPr>
          <w:lang w:val="en-GB"/>
        </w:rPr>
      </w:pPr>
      <w:r w:rsidRPr="00F953C2">
        <w:rPr>
          <w:i/>
          <w:iCs/>
          <w:lang w:val="en-GB"/>
        </w:rPr>
        <w:t>Weaknesses:</w:t>
      </w:r>
      <w:r w:rsidRPr="00F953C2">
        <w:rPr>
          <w:lang w:val="en-GB"/>
        </w:rPr>
        <w:t xml:space="preserve"> KNN does poorly when the number of observations and features grow. KNN becomes computationally inefficient in this highly populated, high-dimensional space since it needs to calculate distances from the new point to many nearby </w:t>
      </w:r>
      <w:del w:id="714" w:author="BERNARDES Pedro" w:date="2022-04-14T22:12:00Z">
        <w:r w:rsidRPr="00F953C2" w:rsidDel="006F0CBF">
          <w:rPr>
            <w:lang w:val="en-GB"/>
          </w:rPr>
          <w:delText>labeled</w:delText>
        </w:r>
      </w:del>
      <w:ins w:id="715" w:author="BERNARDES Pedro" w:date="2022-04-14T22:12:00Z">
        <w:r w:rsidR="006F0CBF" w:rsidRPr="00F953C2">
          <w:rPr>
            <w:lang w:val="en-GB"/>
          </w:rPr>
          <w:t>labelled</w:t>
        </w:r>
      </w:ins>
      <w:r w:rsidRPr="00F953C2">
        <w:rPr>
          <w:lang w:val="en-GB"/>
        </w:rPr>
        <w:t xml:space="preserve"> points </w:t>
      </w:r>
      <w:proofErr w:type="gramStart"/>
      <w:r w:rsidRPr="00F953C2">
        <w:rPr>
          <w:lang w:val="en-GB"/>
        </w:rPr>
        <w:t>in order to</w:t>
      </w:r>
      <w:proofErr w:type="gramEnd"/>
      <w:r w:rsidRPr="00F953C2">
        <w:rPr>
          <w:lang w:val="en-GB"/>
        </w:rPr>
        <w:t xml:space="preserve"> predict labels. It cannot rely on an efficient model with a reduced number of parameters to make the necessary prediction. Also, KNN is very sensitive to the choice of k. When k is set too low, KNN can overfit, and when k is set too high, KNN can underfit.</w:t>
      </w:r>
    </w:p>
    <w:p w14:paraId="6DE0969D" w14:textId="5BFEF0A1" w:rsidR="0065374D" w:rsidRDefault="0065374D" w:rsidP="0090421E">
      <w:pPr>
        <w:rPr>
          <w:lang w:val="en-GB"/>
        </w:rPr>
      </w:pPr>
    </w:p>
    <w:p w14:paraId="5E624A65" w14:textId="1CC3CDA2" w:rsidR="0065374D" w:rsidRPr="0065374D" w:rsidRDefault="0065374D" w:rsidP="0065374D">
      <w:pPr>
        <w:pStyle w:val="Caption"/>
        <w:rPr>
          <w:lang w:val="en-GB"/>
        </w:rPr>
      </w:pPr>
      <w:bookmarkStart w:id="716" w:name="_Ref100514696"/>
      <w:bookmarkStart w:id="717" w:name="_Toc100600228"/>
      <w:r w:rsidRPr="0065374D">
        <w:rPr>
          <w:lang w:val="en-GB"/>
        </w:rPr>
        <w:t xml:space="preserve">Methodology </w:t>
      </w:r>
      <w:r>
        <w:fldChar w:fldCharType="begin"/>
      </w:r>
      <w:r w:rsidRPr="0065374D">
        <w:rPr>
          <w:lang w:val="en-GB"/>
        </w:rPr>
        <w:instrText xml:space="preserve"> SEQ Methodology \* ARABIC </w:instrText>
      </w:r>
      <w:r>
        <w:fldChar w:fldCharType="separate"/>
      </w:r>
      <w:r w:rsidR="006648EA">
        <w:rPr>
          <w:noProof/>
          <w:lang w:val="en-GB"/>
        </w:rPr>
        <w:t>2</w:t>
      </w:r>
      <w:r>
        <w:fldChar w:fldCharType="end"/>
      </w:r>
      <w:bookmarkEnd w:id="716"/>
      <w:r w:rsidRPr="0065374D">
        <w:rPr>
          <w:lang w:val="en-GB"/>
        </w:rPr>
        <w:t xml:space="preserve"> - PCA Analysis</w:t>
      </w:r>
      <w:bookmarkEnd w:id="717"/>
    </w:p>
    <w:p w14:paraId="10B3FB0F" w14:textId="6F431EC1" w:rsidR="0065374D" w:rsidRPr="0065374D" w:rsidRDefault="0065374D" w:rsidP="0065374D">
      <w:pPr>
        <w:rPr>
          <w:b/>
          <w:bCs/>
          <w:lang w:val="en-GB"/>
        </w:rPr>
      </w:pPr>
      <w:r w:rsidRPr="0065374D">
        <w:rPr>
          <w:b/>
          <w:bCs/>
          <w:lang w:val="en-GB"/>
        </w:rPr>
        <w:t>Principal component analysis</w:t>
      </w:r>
      <w:r w:rsidR="00AF2B25">
        <w:rPr>
          <w:rStyle w:val="FootnoteReference"/>
          <w:b/>
          <w:bCs/>
          <w:lang w:val="en-GB"/>
        </w:rPr>
        <w:footnoteReference w:id="2"/>
      </w:r>
      <w:r w:rsidRPr="0065374D">
        <w:rPr>
          <w:b/>
          <w:bCs/>
          <w:lang w:val="en-GB"/>
        </w:rPr>
        <w:t xml:space="preserve"> </w:t>
      </w:r>
    </w:p>
    <w:p w14:paraId="1341A693" w14:textId="621CB176" w:rsidR="0065374D" w:rsidRPr="0065374D" w:rsidRDefault="0065374D" w:rsidP="0065374D">
      <w:pPr>
        <w:rPr>
          <w:lang w:val="en-GB"/>
        </w:rPr>
      </w:pPr>
      <w:r w:rsidRPr="0065374D">
        <w:rPr>
          <w:lang w:val="en-GB"/>
        </w:rPr>
        <w:t>Principal component analysis (PCA) refers to the process by which principal component are computed, and the subsequent use of these components in understanding the data. PCA is an unsupervised approach, since it involves only a set of features X1, X</w:t>
      </w:r>
      <w:proofErr w:type="gramStart"/>
      <w:r w:rsidRPr="0065374D">
        <w:rPr>
          <w:lang w:val="en-GB"/>
        </w:rPr>
        <w:t>2,...</w:t>
      </w:r>
      <w:proofErr w:type="gramEnd"/>
      <w:r w:rsidRPr="0065374D">
        <w:rPr>
          <w:lang w:val="en-GB"/>
        </w:rPr>
        <w:t>,</w:t>
      </w:r>
      <w:proofErr w:type="spellStart"/>
      <w:r w:rsidRPr="0065374D">
        <w:rPr>
          <w:lang w:val="en-GB"/>
        </w:rPr>
        <w:t>Xp</w:t>
      </w:r>
      <w:proofErr w:type="spellEnd"/>
      <w:r w:rsidRPr="0065374D">
        <w:rPr>
          <w:lang w:val="en-GB"/>
        </w:rPr>
        <w:t xml:space="preserve">, and no associated response Y . Apart from producing derived variables for use in supervised learning problems, PCA also serves as a tool for data visualization (visualization of the observations or visualization of the variables). </w:t>
      </w:r>
    </w:p>
    <w:p w14:paraId="7CE1B276" w14:textId="5C5C25D5" w:rsidR="005F5EC7" w:rsidRPr="0065374D" w:rsidRDefault="0065374D" w:rsidP="0090421E">
      <w:pPr>
        <w:rPr>
          <w:lang w:val="en-GB"/>
        </w:rPr>
      </w:pPr>
      <w:r w:rsidRPr="0065374D">
        <w:rPr>
          <w:lang w:val="en-GB"/>
        </w:rPr>
        <w:t>Suppose that we wish to visualize n observations with measurements on a set of p features, X1, X</w:t>
      </w:r>
      <w:proofErr w:type="gramStart"/>
      <w:r w:rsidRPr="0065374D">
        <w:rPr>
          <w:lang w:val="en-GB"/>
        </w:rPr>
        <w:t>2,...</w:t>
      </w:r>
      <w:proofErr w:type="gramEnd"/>
      <w:r w:rsidRPr="0065374D">
        <w:rPr>
          <w:lang w:val="en-GB"/>
        </w:rPr>
        <w:t>,</w:t>
      </w:r>
      <w:proofErr w:type="spellStart"/>
      <w:r w:rsidRPr="0065374D">
        <w:rPr>
          <w:lang w:val="en-GB"/>
        </w:rPr>
        <w:t>Xp</w:t>
      </w:r>
      <w:proofErr w:type="spellEnd"/>
      <w:r w:rsidRPr="0065374D">
        <w:rPr>
          <w:lang w:val="en-GB"/>
        </w:rPr>
        <w:t xml:space="preserve">, as part of an exploratory data analysis. We could do this by examining two-dimensional scatterplots of the data, each of which contains the n observations’ measurements on two of the features. However, there are </w:t>
      </w:r>
      <m:oMath>
        <m:d>
          <m:dPr>
            <m:ctrlPr>
              <w:rPr>
                <w:rFonts w:ascii="Cambria Math" w:hAnsi="Cambria Math"/>
                <w:i/>
                <w:lang w:val="en-GB"/>
              </w:rPr>
            </m:ctrlPr>
          </m:dPr>
          <m:e>
            <m:f>
              <m:fPr>
                <m:type m:val="noBar"/>
                <m:ctrlPr>
                  <w:rPr>
                    <w:rFonts w:ascii="Cambria Math" w:hAnsi="Cambria Math"/>
                    <w:i/>
                    <w:lang w:val="en-GB"/>
                  </w:rPr>
                </m:ctrlPr>
              </m:fPr>
              <m:num>
                <m:r>
                  <w:rPr>
                    <w:rFonts w:ascii="Cambria Math" w:hAnsi="Cambria Math"/>
                    <w:lang w:val="en-GB"/>
                  </w:rPr>
                  <m:t>p</m:t>
                </m:r>
              </m:num>
              <m:den>
                <m:r>
                  <w:rPr>
                    <w:rFonts w:ascii="Cambria Math" w:hAnsi="Cambria Math"/>
                    <w:lang w:val="en-GB"/>
                  </w:rPr>
                  <m:t>2</m:t>
                </m:r>
              </m:den>
            </m:f>
          </m:e>
        </m:d>
        <m:r>
          <w:rPr>
            <w:rFonts w:ascii="Cambria Math" w:hAnsi="Cambria Math"/>
            <w:lang w:val="en-GB"/>
          </w:rPr>
          <m:t>= p(p-1)/2</m:t>
        </m:r>
      </m:oMath>
      <w:r w:rsidRPr="0065374D">
        <w:rPr>
          <w:lang w:val="en-GB"/>
        </w:rPr>
        <w:t xml:space="preserve"> such scatterplots</w:t>
      </w:r>
      <w:r>
        <w:rPr>
          <w:lang w:val="en-GB"/>
        </w:rPr>
        <w:t>.</w:t>
      </w:r>
      <w:r w:rsidRPr="0065374D">
        <w:rPr>
          <w:lang w:val="en-GB"/>
        </w:rPr>
        <w:t xml:space="preserve"> If </w:t>
      </w:r>
      <w:r w:rsidRPr="00AF2B25">
        <w:rPr>
          <w:i/>
          <w:iCs/>
          <w:lang w:val="en-GB"/>
        </w:rPr>
        <w:t>p</w:t>
      </w:r>
      <w:r w:rsidRPr="0065374D">
        <w:rPr>
          <w:lang w:val="en-GB"/>
        </w:rPr>
        <w:t xml:space="preserve"> is large, then it will certainly not be possible to look at all of them; moreover, most likely none of them will be informative since they each contain just a small fraction of the total information present in the data set. Clearly, a better method is required to visualize the n observations when p is large. </w:t>
      </w:r>
      <w:proofErr w:type="gramStart"/>
      <w:r w:rsidRPr="0065374D">
        <w:rPr>
          <w:lang w:val="en-GB"/>
        </w:rPr>
        <w:t>In particular, we</w:t>
      </w:r>
      <w:proofErr w:type="gramEnd"/>
      <w:r w:rsidRPr="0065374D">
        <w:rPr>
          <w:lang w:val="en-GB"/>
        </w:rPr>
        <w:t xml:space="preserve"> would like to find a low-dimensional representation of the data that captures as much of the information as possible. For instance, if we can obtain a two-dimensional representation of the data that captures most of the information, then we can plot the observations in this low-dimensional space. PCA provides a tool to do just this. It finds a low-dimensional representation of a data set that contains as much as possible of the variation. The idea is that each of the n observations lives in p-dimensional space, but not </w:t>
      </w:r>
      <w:proofErr w:type="gramStart"/>
      <w:r w:rsidRPr="0065374D">
        <w:rPr>
          <w:lang w:val="en-GB"/>
        </w:rPr>
        <w:t>all of</w:t>
      </w:r>
      <w:proofErr w:type="gramEnd"/>
      <w:r w:rsidRPr="0065374D">
        <w:rPr>
          <w:lang w:val="en-GB"/>
        </w:rPr>
        <w:t xml:space="preserve"> these dimensions are equally interesting. PCA seeks a small number of dimensions that are as interesting as possible, where the concept of interesting is measured by the amount that the observations vary along each dimension. Each of the dimensions found by PCA is a linear combination of the </w:t>
      </w:r>
      <w:r w:rsidRPr="00AF2B25">
        <w:rPr>
          <w:i/>
          <w:iCs/>
          <w:lang w:val="en-GB"/>
        </w:rPr>
        <w:t>p</w:t>
      </w:r>
      <w:r w:rsidRPr="0065374D">
        <w:rPr>
          <w:lang w:val="en-GB"/>
        </w:rPr>
        <w:t xml:space="preserve"> feat</w:t>
      </w:r>
      <w:r w:rsidR="00AF2B25">
        <w:rPr>
          <w:lang w:val="en-GB"/>
        </w:rPr>
        <w:t>ures.</w:t>
      </w:r>
    </w:p>
    <w:p w14:paraId="7FDABC85" w14:textId="4CC0A180" w:rsidR="008224CF" w:rsidRPr="00F964B9" w:rsidRDefault="006648EA" w:rsidP="006648EA">
      <w:pPr>
        <w:pStyle w:val="Caption"/>
        <w:rPr>
          <w:lang w:val="en-GB"/>
          <w:rPrChange w:id="718" w:author="BERNARDES Pedro" w:date="2022-04-14T21:54:00Z">
            <w:rPr/>
          </w:rPrChange>
        </w:rPr>
      </w:pPr>
      <w:bookmarkStart w:id="719" w:name="_Ref100601113"/>
      <w:bookmarkStart w:id="720" w:name="_Toc100600229"/>
      <w:r w:rsidRPr="00F964B9">
        <w:rPr>
          <w:lang w:val="en-GB"/>
          <w:rPrChange w:id="721" w:author="BERNARDES Pedro" w:date="2022-04-14T21:54:00Z">
            <w:rPr/>
          </w:rPrChange>
        </w:rPr>
        <w:lastRenderedPageBreak/>
        <w:t xml:space="preserve">Methodology </w:t>
      </w:r>
      <w:r w:rsidR="00411BCB">
        <w:fldChar w:fldCharType="begin"/>
      </w:r>
      <w:r w:rsidR="00411BCB" w:rsidRPr="00F964B9">
        <w:rPr>
          <w:lang w:val="en-GB"/>
          <w:rPrChange w:id="722" w:author="BERNARDES Pedro" w:date="2022-04-14T21:54:00Z">
            <w:rPr/>
          </w:rPrChange>
        </w:rPr>
        <w:instrText xml:space="preserve"> SEQ Methodology \* ARABIC </w:instrText>
      </w:r>
      <w:r w:rsidR="00411BCB">
        <w:fldChar w:fldCharType="separate"/>
      </w:r>
      <w:r w:rsidRPr="00F964B9">
        <w:rPr>
          <w:noProof/>
          <w:lang w:val="en-GB"/>
          <w:rPrChange w:id="723" w:author="BERNARDES Pedro" w:date="2022-04-14T21:54:00Z">
            <w:rPr>
              <w:noProof/>
            </w:rPr>
          </w:rPrChange>
        </w:rPr>
        <w:t>3</w:t>
      </w:r>
      <w:r w:rsidR="00411BCB">
        <w:rPr>
          <w:noProof/>
        </w:rPr>
        <w:fldChar w:fldCharType="end"/>
      </w:r>
      <w:bookmarkEnd w:id="719"/>
      <w:r w:rsidRPr="00F964B9">
        <w:rPr>
          <w:lang w:val="en-GB"/>
          <w:rPrChange w:id="724" w:author="BERNARDES Pedro" w:date="2022-04-14T21:54:00Z">
            <w:rPr/>
          </w:rPrChange>
        </w:rPr>
        <w:t xml:space="preserve"> – K-Means Clustering</w:t>
      </w:r>
      <w:bookmarkEnd w:id="720"/>
    </w:p>
    <w:p w14:paraId="15008A96" w14:textId="57F0DC00" w:rsidR="006648EA" w:rsidRPr="005D0057" w:rsidRDefault="006648EA" w:rsidP="006648EA">
      <w:pPr>
        <w:rPr>
          <w:b/>
          <w:bCs/>
          <w:lang w:val="en-GB"/>
        </w:rPr>
      </w:pPr>
      <w:r w:rsidRPr="005D0057">
        <w:rPr>
          <w:b/>
          <w:bCs/>
          <w:lang w:val="en-GB"/>
        </w:rPr>
        <w:t>K-Means</w:t>
      </w:r>
      <w:r w:rsidR="005D0057" w:rsidRPr="005D0057">
        <w:rPr>
          <w:b/>
          <w:bCs/>
          <w:vertAlign w:val="superscript"/>
        </w:rPr>
        <w:fldChar w:fldCharType="begin"/>
      </w:r>
      <w:r w:rsidR="005D0057" w:rsidRPr="005D0057">
        <w:rPr>
          <w:b/>
          <w:bCs/>
          <w:vertAlign w:val="superscript"/>
          <w:lang w:val="en-GB"/>
        </w:rPr>
        <w:instrText xml:space="preserve"> NOTEREF _Ref100599704 \h </w:instrText>
      </w:r>
      <w:r w:rsidR="005D0057" w:rsidRPr="00F964B9">
        <w:rPr>
          <w:b/>
          <w:bCs/>
          <w:vertAlign w:val="superscript"/>
          <w:lang w:val="en-GB"/>
          <w:rPrChange w:id="725" w:author="BERNARDES Pedro" w:date="2022-04-14T21:54:00Z">
            <w:rPr>
              <w:b/>
              <w:bCs/>
              <w:vertAlign w:val="superscript"/>
            </w:rPr>
          </w:rPrChange>
        </w:rPr>
        <w:instrText xml:space="preserve"> \* MERGEFORMAT </w:instrText>
      </w:r>
      <w:r w:rsidR="005D0057" w:rsidRPr="005D0057">
        <w:rPr>
          <w:b/>
          <w:bCs/>
          <w:vertAlign w:val="superscript"/>
        </w:rPr>
      </w:r>
      <w:r w:rsidR="005D0057" w:rsidRPr="005D0057">
        <w:rPr>
          <w:b/>
          <w:bCs/>
          <w:vertAlign w:val="superscript"/>
        </w:rPr>
        <w:fldChar w:fldCharType="separate"/>
      </w:r>
      <w:r w:rsidR="005D0057" w:rsidRPr="005D0057">
        <w:rPr>
          <w:b/>
          <w:bCs/>
          <w:vertAlign w:val="superscript"/>
          <w:lang w:val="en-GB"/>
        </w:rPr>
        <w:t>1</w:t>
      </w:r>
      <w:r w:rsidR="005D0057" w:rsidRPr="005D0057">
        <w:rPr>
          <w:b/>
          <w:bCs/>
          <w:vertAlign w:val="superscript"/>
        </w:rPr>
        <w:fldChar w:fldCharType="end"/>
      </w:r>
    </w:p>
    <w:p w14:paraId="56E5046B" w14:textId="0AB38147" w:rsidR="00F953C2" w:rsidRPr="00C0340D" w:rsidRDefault="00CD0B0D" w:rsidP="00C0340D">
      <w:pPr>
        <w:autoSpaceDE w:val="0"/>
        <w:autoSpaceDN w:val="0"/>
        <w:adjustRightInd w:val="0"/>
        <w:spacing w:after="0"/>
        <w:rPr>
          <w:rFonts w:cs="Arial"/>
          <w:color w:val="131413"/>
          <w:szCs w:val="20"/>
          <w:lang w:val="en-GB"/>
        </w:rPr>
      </w:pPr>
      <w:r w:rsidRPr="00CD0B0D">
        <w:rPr>
          <w:rFonts w:cs="Arial"/>
          <w:i/>
          <w:iCs/>
          <w:color w:val="131413"/>
          <w:szCs w:val="20"/>
          <w:lang w:val="en-GB"/>
        </w:rPr>
        <w:t>K</w:t>
      </w:r>
      <w:r w:rsidRPr="00CD0B0D">
        <w:rPr>
          <w:rFonts w:cs="Arial"/>
          <w:color w:val="131413"/>
          <w:szCs w:val="20"/>
          <w:lang w:val="en-GB"/>
        </w:rPr>
        <w:t xml:space="preserve">-means clustering is a simple and elegant approach for partitioning a data set into </w:t>
      </w:r>
      <w:r w:rsidRPr="00CD0B0D">
        <w:rPr>
          <w:rFonts w:cs="Arial"/>
          <w:i/>
          <w:iCs/>
          <w:color w:val="131413"/>
          <w:szCs w:val="20"/>
          <w:lang w:val="en-GB"/>
        </w:rPr>
        <w:t xml:space="preserve">K </w:t>
      </w:r>
      <w:r w:rsidRPr="00CD0B0D">
        <w:rPr>
          <w:rFonts w:cs="Arial"/>
          <w:color w:val="131413"/>
          <w:szCs w:val="20"/>
          <w:lang w:val="en-GB"/>
        </w:rPr>
        <w:t xml:space="preserve">distinct, non-overlapping clusters. To perform </w:t>
      </w:r>
      <w:r w:rsidRPr="00CD0B0D">
        <w:rPr>
          <w:rFonts w:cs="Arial"/>
          <w:i/>
          <w:iCs/>
          <w:color w:val="131413"/>
          <w:szCs w:val="20"/>
          <w:lang w:val="en-GB"/>
        </w:rPr>
        <w:t>K</w:t>
      </w:r>
      <w:r w:rsidRPr="00CD0B0D">
        <w:rPr>
          <w:rFonts w:cs="Arial"/>
          <w:color w:val="131413"/>
          <w:szCs w:val="20"/>
          <w:lang w:val="en-GB"/>
        </w:rPr>
        <w:t xml:space="preserve">-means clustering, we must first specify the desired number of clusters </w:t>
      </w:r>
      <w:r w:rsidRPr="00CD0B0D">
        <w:rPr>
          <w:rFonts w:cs="Arial"/>
          <w:i/>
          <w:iCs/>
          <w:color w:val="131413"/>
          <w:szCs w:val="20"/>
          <w:lang w:val="en-GB"/>
        </w:rPr>
        <w:t>K</w:t>
      </w:r>
      <w:r w:rsidRPr="00CD0B0D">
        <w:rPr>
          <w:rFonts w:cs="Arial"/>
          <w:color w:val="131413"/>
          <w:szCs w:val="20"/>
          <w:lang w:val="en-GB"/>
        </w:rPr>
        <w:t xml:space="preserve">; then the </w:t>
      </w:r>
      <w:r w:rsidRPr="00CD0B0D">
        <w:rPr>
          <w:rFonts w:cs="Arial"/>
          <w:i/>
          <w:iCs/>
          <w:color w:val="131413"/>
          <w:szCs w:val="20"/>
          <w:lang w:val="en-GB"/>
        </w:rPr>
        <w:t>K</w:t>
      </w:r>
      <w:r w:rsidRPr="00CD0B0D">
        <w:rPr>
          <w:rFonts w:cs="Arial"/>
          <w:color w:val="131413"/>
          <w:szCs w:val="20"/>
          <w:lang w:val="en-GB"/>
        </w:rPr>
        <w:t xml:space="preserve">-means algorithm will assign </w:t>
      </w:r>
      <w:r w:rsidRPr="00C0340D">
        <w:rPr>
          <w:rFonts w:cs="Arial"/>
          <w:color w:val="131413"/>
          <w:szCs w:val="20"/>
          <w:lang w:val="en-GB"/>
        </w:rPr>
        <w:t>each observation to exactly one of the K clusters.</w:t>
      </w:r>
    </w:p>
    <w:p w14:paraId="7B90F80F" w14:textId="5AA7A7E0" w:rsidR="00C35BF3" w:rsidRDefault="008514AE" w:rsidP="00C0340D">
      <w:pPr>
        <w:autoSpaceDE w:val="0"/>
        <w:autoSpaceDN w:val="0"/>
        <w:adjustRightInd w:val="0"/>
        <w:spacing w:after="0"/>
        <w:rPr>
          <w:rFonts w:eastAsia="MinionPro-Regular" w:cs="Arial"/>
          <w:szCs w:val="20"/>
          <w:lang w:val="en-GB"/>
        </w:rPr>
      </w:pPr>
      <w:r w:rsidRPr="00C0340D">
        <w:rPr>
          <w:rFonts w:eastAsia="MinionPro-Regular" w:cs="Arial"/>
          <w:szCs w:val="20"/>
          <w:lang w:val="en-GB"/>
        </w:rPr>
        <w:t xml:space="preserve">It optimizes the grouping by minimizing the </w:t>
      </w:r>
      <w:r w:rsidRPr="00C0340D">
        <w:rPr>
          <w:rFonts w:eastAsia="MinionPro-It" w:cs="Arial"/>
          <w:szCs w:val="20"/>
          <w:lang w:val="en-GB"/>
        </w:rPr>
        <w:t xml:space="preserve">within-cluster variation </w:t>
      </w:r>
      <w:r w:rsidRPr="00C0340D">
        <w:rPr>
          <w:rFonts w:eastAsia="MinionPro-Regular" w:cs="Arial"/>
          <w:szCs w:val="20"/>
          <w:lang w:val="en-GB"/>
        </w:rPr>
        <w:t xml:space="preserve">(also known as </w:t>
      </w:r>
      <w:r w:rsidRPr="00C0340D">
        <w:rPr>
          <w:rFonts w:eastAsia="MinionPro-It" w:cs="Arial"/>
          <w:szCs w:val="20"/>
          <w:lang w:val="en-GB"/>
        </w:rPr>
        <w:t>inertia</w:t>
      </w:r>
      <w:r w:rsidRPr="00C0340D">
        <w:rPr>
          <w:rFonts w:eastAsia="MinionPro-Regular" w:cs="Arial"/>
          <w:szCs w:val="20"/>
          <w:lang w:val="en-GB"/>
        </w:rPr>
        <w:t xml:space="preserve">) such that the sum of the within-cluster variations across all </w:t>
      </w:r>
      <w:r w:rsidRPr="00C0340D">
        <w:rPr>
          <w:rFonts w:eastAsia="MinionPro-It" w:cs="Arial"/>
          <w:szCs w:val="20"/>
          <w:lang w:val="en-GB"/>
        </w:rPr>
        <w:t xml:space="preserve">k </w:t>
      </w:r>
      <w:r w:rsidRPr="00C0340D">
        <w:rPr>
          <w:rFonts w:eastAsia="MinionPro-Regular" w:cs="Arial"/>
          <w:szCs w:val="20"/>
          <w:lang w:val="en-GB"/>
        </w:rPr>
        <w:t>clusters is as small as possible.</w:t>
      </w:r>
      <w:r w:rsidR="00C0340D">
        <w:rPr>
          <w:rFonts w:eastAsia="MinionPro-Regular" w:cs="Arial"/>
          <w:szCs w:val="20"/>
          <w:lang w:val="en-GB"/>
        </w:rPr>
        <w:t xml:space="preserve"> </w:t>
      </w:r>
      <w:r w:rsidRPr="00C0340D">
        <w:rPr>
          <w:rFonts w:eastAsia="MinionPro-Regular" w:cs="Arial"/>
          <w:szCs w:val="20"/>
          <w:lang w:val="en-GB"/>
        </w:rPr>
        <w:t xml:space="preserve">To speed up this clustering process, </w:t>
      </w:r>
      <w:r w:rsidRPr="00C0340D">
        <w:rPr>
          <w:rFonts w:eastAsia="MinionPro-It" w:cs="Arial"/>
          <w:szCs w:val="20"/>
          <w:lang w:val="en-GB"/>
        </w:rPr>
        <w:t>k</w:t>
      </w:r>
      <w:r w:rsidRPr="00C0340D">
        <w:rPr>
          <w:rFonts w:eastAsia="MinionPro-Regular" w:cs="Arial"/>
          <w:szCs w:val="20"/>
          <w:lang w:val="en-GB"/>
        </w:rPr>
        <w:t>-means randomly assigns each observation to</w:t>
      </w:r>
      <w:r w:rsidR="00C0340D" w:rsidRPr="00C0340D">
        <w:rPr>
          <w:rFonts w:eastAsia="MinionPro-Regular" w:cs="Arial"/>
          <w:szCs w:val="20"/>
          <w:lang w:val="en-GB"/>
        </w:rPr>
        <w:t xml:space="preserve"> </w:t>
      </w:r>
      <w:r w:rsidRPr="00C0340D">
        <w:rPr>
          <w:rFonts w:eastAsia="MinionPro-Regular" w:cs="Arial"/>
          <w:szCs w:val="20"/>
          <w:lang w:val="en-GB"/>
        </w:rPr>
        <w:t xml:space="preserve">one of the </w:t>
      </w:r>
      <w:r w:rsidRPr="00C0340D">
        <w:rPr>
          <w:rFonts w:eastAsia="MinionPro-It" w:cs="Arial"/>
          <w:szCs w:val="20"/>
          <w:lang w:val="en-GB"/>
        </w:rPr>
        <w:t xml:space="preserve">k </w:t>
      </w:r>
      <w:r w:rsidRPr="00C0340D">
        <w:rPr>
          <w:rFonts w:eastAsia="MinionPro-Regular" w:cs="Arial"/>
          <w:szCs w:val="20"/>
          <w:lang w:val="en-GB"/>
        </w:rPr>
        <w:t>clusters and then begins to reassign these observations to minimize the</w:t>
      </w:r>
      <w:r w:rsidR="00C0340D" w:rsidRPr="00C0340D">
        <w:rPr>
          <w:rFonts w:eastAsia="MinionPro-Regular" w:cs="Arial"/>
          <w:szCs w:val="20"/>
          <w:lang w:val="en-GB"/>
        </w:rPr>
        <w:t xml:space="preserve"> </w:t>
      </w:r>
      <w:r w:rsidRPr="00C0340D">
        <w:rPr>
          <w:rFonts w:eastAsia="MinionPro-Regular" w:cs="Arial"/>
          <w:szCs w:val="20"/>
          <w:lang w:val="en-GB"/>
        </w:rPr>
        <w:t>Euclidean</w:t>
      </w:r>
      <w:r w:rsidR="00C0340D" w:rsidRPr="00C0340D">
        <w:rPr>
          <w:rFonts w:eastAsia="MinionPro-Regular" w:cs="Arial"/>
          <w:szCs w:val="20"/>
          <w:lang w:val="en-GB"/>
        </w:rPr>
        <w:t xml:space="preserve"> (or others)</w:t>
      </w:r>
      <w:r w:rsidRPr="00C0340D">
        <w:rPr>
          <w:rFonts w:eastAsia="MinionPro-Regular" w:cs="Arial"/>
          <w:szCs w:val="20"/>
          <w:lang w:val="en-GB"/>
        </w:rPr>
        <w:t xml:space="preserve"> distance between each observation and its cluster’s </w:t>
      </w:r>
      <w:proofErr w:type="spellStart"/>
      <w:r w:rsidRPr="00C0340D">
        <w:rPr>
          <w:rFonts w:eastAsia="MinionPro-Regular" w:cs="Arial"/>
          <w:szCs w:val="20"/>
          <w:lang w:val="en-GB"/>
        </w:rPr>
        <w:t>center</w:t>
      </w:r>
      <w:proofErr w:type="spellEnd"/>
      <w:r w:rsidRPr="00C0340D">
        <w:rPr>
          <w:rFonts w:eastAsia="MinionPro-Regular" w:cs="Arial"/>
          <w:szCs w:val="20"/>
          <w:lang w:val="en-GB"/>
        </w:rPr>
        <w:t xml:space="preserve"> point, or </w:t>
      </w:r>
      <w:r w:rsidRPr="00C0340D">
        <w:rPr>
          <w:rFonts w:eastAsia="MinionPro-It" w:cs="Arial"/>
          <w:szCs w:val="20"/>
          <w:lang w:val="en-GB"/>
        </w:rPr>
        <w:t>centroid</w:t>
      </w:r>
      <w:r w:rsidRPr="00C0340D">
        <w:rPr>
          <w:rFonts w:eastAsia="MinionPro-Regular" w:cs="Arial"/>
          <w:szCs w:val="20"/>
          <w:lang w:val="en-GB"/>
        </w:rPr>
        <w:t>.</w:t>
      </w:r>
      <w:r w:rsidR="00C0340D" w:rsidRPr="00C0340D">
        <w:rPr>
          <w:rFonts w:eastAsia="MinionPro-Regular" w:cs="Arial"/>
          <w:szCs w:val="20"/>
          <w:lang w:val="en-GB"/>
        </w:rPr>
        <w:t xml:space="preserve"> </w:t>
      </w:r>
      <w:r w:rsidRPr="00C0340D">
        <w:rPr>
          <w:rFonts w:eastAsia="MinionPro-Regular" w:cs="Arial"/>
          <w:szCs w:val="20"/>
          <w:lang w:val="en-GB"/>
        </w:rPr>
        <w:t xml:space="preserve">As a result, different runs of </w:t>
      </w:r>
      <w:r w:rsidRPr="00C0340D">
        <w:rPr>
          <w:rFonts w:eastAsia="MinionPro-It" w:cs="Arial"/>
          <w:szCs w:val="20"/>
          <w:lang w:val="en-GB"/>
        </w:rPr>
        <w:t>k</w:t>
      </w:r>
      <w:r w:rsidRPr="00C0340D">
        <w:rPr>
          <w:rFonts w:eastAsia="MinionPro-Regular" w:cs="Arial"/>
          <w:szCs w:val="20"/>
          <w:lang w:val="en-GB"/>
        </w:rPr>
        <w:t>-means—each with a randomized start—will result</w:t>
      </w:r>
      <w:r w:rsidR="00C0340D" w:rsidRPr="00C0340D">
        <w:rPr>
          <w:rFonts w:eastAsia="MinionPro-Regular" w:cs="Arial"/>
          <w:szCs w:val="20"/>
          <w:lang w:val="en-GB"/>
        </w:rPr>
        <w:t xml:space="preserve"> </w:t>
      </w:r>
      <w:r w:rsidRPr="00C0340D">
        <w:rPr>
          <w:rFonts w:eastAsia="MinionPro-Regular" w:cs="Arial"/>
          <w:szCs w:val="20"/>
          <w:lang w:val="en-GB"/>
        </w:rPr>
        <w:t>in slightly different clustering assignments of the observations. From these different</w:t>
      </w:r>
      <w:r w:rsidR="00C0340D" w:rsidRPr="00C0340D">
        <w:rPr>
          <w:rFonts w:eastAsia="MinionPro-Regular" w:cs="Arial"/>
          <w:szCs w:val="20"/>
          <w:lang w:val="en-GB"/>
        </w:rPr>
        <w:t xml:space="preserve"> </w:t>
      </w:r>
      <w:r w:rsidRPr="00C0340D">
        <w:rPr>
          <w:rFonts w:eastAsia="MinionPro-Regular" w:cs="Arial"/>
          <w:szCs w:val="20"/>
          <w:lang w:val="en-GB"/>
        </w:rPr>
        <w:t>runs, we can choose the one that has the best separation, defined as the lowest total</w:t>
      </w:r>
      <w:r w:rsidR="00C0340D" w:rsidRPr="00C0340D">
        <w:rPr>
          <w:rFonts w:eastAsia="MinionPro-Regular" w:cs="Arial"/>
          <w:szCs w:val="20"/>
          <w:lang w:val="en-GB"/>
        </w:rPr>
        <w:t xml:space="preserve"> </w:t>
      </w:r>
      <w:r w:rsidRPr="00C0340D">
        <w:rPr>
          <w:rFonts w:eastAsia="MinionPro-Regular" w:cs="Arial"/>
          <w:szCs w:val="20"/>
          <w:lang w:val="en-GB"/>
        </w:rPr>
        <w:t xml:space="preserve">sum of within-cluster variations across all </w:t>
      </w:r>
      <w:r w:rsidRPr="00C0340D">
        <w:rPr>
          <w:rFonts w:eastAsia="MinionPro-It" w:cs="Arial"/>
          <w:szCs w:val="20"/>
          <w:lang w:val="en-GB"/>
        </w:rPr>
        <w:t xml:space="preserve">k </w:t>
      </w:r>
      <w:r w:rsidRPr="00C0340D">
        <w:rPr>
          <w:rFonts w:eastAsia="MinionPro-Regular" w:cs="Arial"/>
          <w:szCs w:val="20"/>
          <w:lang w:val="en-GB"/>
        </w:rPr>
        <w:t>clusters.</w:t>
      </w:r>
    </w:p>
    <w:p w14:paraId="6CE02B1E" w14:textId="77777777" w:rsidR="0018327B" w:rsidRDefault="0018327B" w:rsidP="00C0340D">
      <w:pPr>
        <w:autoSpaceDE w:val="0"/>
        <w:autoSpaceDN w:val="0"/>
        <w:adjustRightInd w:val="0"/>
        <w:spacing w:after="0"/>
        <w:rPr>
          <w:rFonts w:eastAsia="MinionPro-Regular" w:cs="Arial"/>
          <w:szCs w:val="20"/>
          <w:lang w:val="en-GB"/>
        </w:rPr>
      </w:pPr>
    </w:p>
    <w:p w14:paraId="4F7F1DD1" w14:textId="1BBF3D7C" w:rsidR="0018327B" w:rsidRPr="00F964B9" w:rsidRDefault="0018327B" w:rsidP="0018327B">
      <w:pPr>
        <w:pStyle w:val="Caption"/>
        <w:rPr>
          <w:lang w:val="en-GB"/>
          <w:rPrChange w:id="726" w:author="BERNARDES Pedro" w:date="2022-04-14T21:54:00Z">
            <w:rPr/>
          </w:rPrChange>
        </w:rPr>
      </w:pPr>
      <w:bookmarkStart w:id="727" w:name="_Ref100601102"/>
      <w:bookmarkStart w:id="728" w:name="_Toc100600230"/>
      <w:r w:rsidRPr="00F964B9">
        <w:rPr>
          <w:lang w:val="en-GB"/>
          <w:rPrChange w:id="729" w:author="BERNARDES Pedro" w:date="2022-04-14T21:54:00Z">
            <w:rPr/>
          </w:rPrChange>
        </w:rPr>
        <w:t xml:space="preserve">Methodology </w:t>
      </w:r>
      <w:r>
        <w:fldChar w:fldCharType="begin"/>
      </w:r>
      <w:r w:rsidRPr="00F964B9">
        <w:rPr>
          <w:lang w:val="en-GB"/>
          <w:rPrChange w:id="730" w:author="BERNARDES Pedro" w:date="2022-04-14T21:54:00Z">
            <w:rPr/>
          </w:rPrChange>
        </w:rPr>
        <w:instrText xml:space="preserve"> SEQ Methodology \* ARABIC </w:instrText>
      </w:r>
      <w:r>
        <w:fldChar w:fldCharType="separate"/>
      </w:r>
      <w:r w:rsidRPr="00F964B9">
        <w:rPr>
          <w:noProof/>
          <w:lang w:val="en-GB"/>
          <w:rPrChange w:id="731" w:author="BERNARDES Pedro" w:date="2022-04-14T21:54:00Z">
            <w:rPr>
              <w:noProof/>
            </w:rPr>
          </w:rPrChange>
        </w:rPr>
        <w:t>4</w:t>
      </w:r>
      <w:r>
        <w:fldChar w:fldCharType="end"/>
      </w:r>
      <w:bookmarkEnd w:id="727"/>
      <w:r w:rsidRPr="00F964B9">
        <w:rPr>
          <w:lang w:val="en-GB"/>
          <w:rPrChange w:id="732" w:author="BERNARDES Pedro" w:date="2022-04-14T21:54:00Z">
            <w:rPr/>
          </w:rPrChange>
        </w:rPr>
        <w:t xml:space="preserve"> – Hierarchical clustering</w:t>
      </w:r>
      <w:bookmarkEnd w:id="728"/>
    </w:p>
    <w:p w14:paraId="12A678CB" w14:textId="703D56FC" w:rsidR="0018327B" w:rsidRPr="00F964B9" w:rsidRDefault="0018327B" w:rsidP="0018327B">
      <w:pPr>
        <w:rPr>
          <w:b/>
          <w:bCs/>
          <w:lang w:val="en-GB"/>
          <w:rPrChange w:id="733" w:author="BERNARDES Pedro" w:date="2022-04-14T21:54:00Z">
            <w:rPr>
              <w:b/>
              <w:bCs/>
            </w:rPr>
          </w:rPrChange>
        </w:rPr>
      </w:pPr>
      <w:r w:rsidRPr="00F964B9">
        <w:rPr>
          <w:b/>
          <w:bCs/>
          <w:lang w:val="en-GB"/>
          <w:rPrChange w:id="734" w:author="BERNARDES Pedro" w:date="2022-04-14T21:54:00Z">
            <w:rPr>
              <w:b/>
              <w:bCs/>
            </w:rPr>
          </w:rPrChange>
        </w:rPr>
        <w:t>Hierarchical Clustering</w:t>
      </w:r>
      <w:r w:rsidR="00936EE1" w:rsidRPr="005D0057">
        <w:rPr>
          <w:b/>
          <w:bCs/>
          <w:vertAlign w:val="superscript"/>
        </w:rPr>
        <w:fldChar w:fldCharType="begin"/>
      </w:r>
      <w:r w:rsidR="00936EE1" w:rsidRPr="005D0057">
        <w:rPr>
          <w:b/>
          <w:bCs/>
          <w:vertAlign w:val="superscript"/>
          <w:lang w:val="en-GB"/>
        </w:rPr>
        <w:instrText xml:space="preserve"> NOTEREF _Ref100599704 \h </w:instrText>
      </w:r>
      <w:r w:rsidR="00936EE1" w:rsidRPr="00F964B9">
        <w:rPr>
          <w:b/>
          <w:bCs/>
          <w:vertAlign w:val="superscript"/>
          <w:lang w:val="en-GB"/>
          <w:rPrChange w:id="735" w:author="BERNARDES Pedro" w:date="2022-04-14T21:54:00Z">
            <w:rPr>
              <w:b/>
              <w:bCs/>
              <w:vertAlign w:val="superscript"/>
            </w:rPr>
          </w:rPrChange>
        </w:rPr>
        <w:instrText xml:space="preserve"> \* MERGEFORMAT </w:instrText>
      </w:r>
      <w:r w:rsidR="00936EE1" w:rsidRPr="005D0057">
        <w:rPr>
          <w:b/>
          <w:bCs/>
          <w:vertAlign w:val="superscript"/>
        </w:rPr>
      </w:r>
      <w:r w:rsidR="00936EE1" w:rsidRPr="005D0057">
        <w:rPr>
          <w:b/>
          <w:bCs/>
          <w:vertAlign w:val="superscript"/>
        </w:rPr>
        <w:fldChar w:fldCharType="separate"/>
      </w:r>
      <w:r w:rsidR="00936EE1" w:rsidRPr="005D0057">
        <w:rPr>
          <w:b/>
          <w:bCs/>
          <w:vertAlign w:val="superscript"/>
          <w:lang w:val="en-GB"/>
        </w:rPr>
        <w:t>1</w:t>
      </w:r>
      <w:r w:rsidR="00936EE1" w:rsidRPr="005D0057">
        <w:rPr>
          <w:b/>
          <w:bCs/>
          <w:vertAlign w:val="superscript"/>
        </w:rPr>
        <w:fldChar w:fldCharType="end"/>
      </w:r>
    </w:p>
    <w:p w14:paraId="66503CCC" w14:textId="3768C7DB" w:rsidR="0018327B" w:rsidRPr="0018327B" w:rsidRDefault="0018327B" w:rsidP="0018327B">
      <w:pPr>
        <w:autoSpaceDE w:val="0"/>
        <w:autoSpaceDN w:val="0"/>
        <w:adjustRightInd w:val="0"/>
        <w:spacing w:after="0"/>
        <w:rPr>
          <w:rFonts w:eastAsia="MinionPro-Regular" w:cs="Arial"/>
          <w:szCs w:val="20"/>
          <w:lang w:val="en-GB"/>
        </w:rPr>
      </w:pPr>
      <w:r w:rsidRPr="0018327B">
        <w:rPr>
          <w:rFonts w:eastAsia="MinionPro-Regular" w:cs="Arial"/>
          <w:szCs w:val="20"/>
          <w:lang w:val="en-GB"/>
        </w:rPr>
        <w:t xml:space="preserve">An alternative clustering approach—one that does not require us to </w:t>
      </w:r>
      <w:proofErr w:type="spellStart"/>
      <w:r w:rsidRPr="0018327B">
        <w:rPr>
          <w:rFonts w:eastAsia="MinionPro-Regular" w:cs="Arial"/>
          <w:szCs w:val="20"/>
          <w:lang w:val="en-GB"/>
        </w:rPr>
        <w:t>precommit</w:t>
      </w:r>
      <w:proofErr w:type="spellEnd"/>
      <w:r w:rsidRPr="0018327B">
        <w:rPr>
          <w:rFonts w:eastAsia="MinionPro-Regular" w:cs="Arial"/>
          <w:szCs w:val="20"/>
          <w:lang w:val="en-GB"/>
        </w:rPr>
        <w:t xml:space="preserve"> to a particular number of clusters—is known as </w:t>
      </w:r>
      <w:r w:rsidRPr="0018327B">
        <w:rPr>
          <w:rFonts w:eastAsia="MinionPro-It" w:cs="Arial"/>
          <w:szCs w:val="20"/>
          <w:lang w:val="en-GB"/>
        </w:rPr>
        <w:t>hierarchical clustering</w:t>
      </w:r>
      <w:r w:rsidRPr="0018327B">
        <w:rPr>
          <w:rFonts w:eastAsia="MinionPro-Regular" w:cs="Arial"/>
          <w:szCs w:val="20"/>
          <w:lang w:val="en-GB"/>
        </w:rPr>
        <w:t xml:space="preserve">. One version of hierarchical clustering called </w:t>
      </w:r>
      <w:r w:rsidRPr="0018327B">
        <w:rPr>
          <w:rFonts w:eastAsia="MinionPro-It" w:cs="Arial"/>
          <w:szCs w:val="20"/>
          <w:lang w:val="en-GB"/>
        </w:rPr>
        <w:t xml:space="preserve">agglomerative clustering </w:t>
      </w:r>
      <w:r w:rsidRPr="0018327B">
        <w:rPr>
          <w:rFonts w:eastAsia="MinionPro-Regular" w:cs="Arial"/>
          <w:szCs w:val="20"/>
          <w:lang w:val="en-GB"/>
        </w:rPr>
        <w:t xml:space="preserve">uses a tree-based clustering method and builds what is called a </w:t>
      </w:r>
      <w:r w:rsidRPr="0018327B">
        <w:rPr>
          <w:rFonts w:eastAsia="MinionPro-It" w:cs="Arial"/>
          <w:szCs w:val="20"/>
          <w:lang w:val="en-GB"/>
        </w:rPr>
        <w:t>dendrogram</w:t>
      </w:r>
      <w:r w:rsidRPr="0018327B">
        <w:rPr>
          <w:rFonts w:eastAsia="MinionPro-Regular" w:cs="Arial"/>
          <w:szCs w:val="20"/>
          <w:lang w:val="en-GB"/>
        </w:rPr>
        <w:t>. A dendrogram can be depicted graphically as an upside-down tree, where the leaves are at the bottom and the tree trunk is at the top.</w:t>
      </w:r>
    </w:p>
    <w:p w14:paraId="5B77DC3F" w14:textId="1077FDE2" w:rsidR="0018327B" w:rsidRPr="0018327B" w:rsidRDefault="0018327B" w:rsidP="0018327B">
      <w:pPr>
        <w:autoSpaceDE w:val="0"/>
        <w:autoSpaceDN w:val="0"/>
        <w:adjustRightInd w:val="0"/>
        <w:spacing w:after="0"/>
        <w:rPr>
          <w:rFonts w:eastAsia="MinionPro-Regular" w:cs="Arial"/>
          <w:szCs w:val="20"/>
          <w:lang w:val="en-GB"/>
        </w:rPr>
      </w:pPr>
      <w:r w:rsidRPr="0018327B">
        <w:rPr>
          <w:rFonts w:eastAsia="MinionPro-Regular" w:cs="Arial"/>
          <w:szCs w:val="20"/>
          <w:lang w:val="en-GB"/>
        </w:rPr>
        <w:t xml:space="preserve">The leaves at the very bottom are individual instances in the dataset. Hierarchical clustering then joins the leaves together—as we move vertically up the upside-down tree—based on how similar they are to each other. The instances (or groups of instances) that are most </w:t>
      </w:r>
      <w:proofErr w:type="gramStart"/>
      <w:r w:rsidRPr="0018327B">
        <w:rPr>
          <w:rFonts w:eastAsia="MinionPro-Regular" w:cs="Arial"/>
          <w:szCs w:val="20"/>
          <w:lang w:val="en-GB"/>
        </w:rPr>
        <w:t>similar to</w:t>
      </w:r>
      <w:proofErr w:type="gramEnd"/>
      <w:r w:rsidRPr="0018327B">
        <w:rPr>
          <w:rFonts w:eastAsia="MinionPro-Regular" w:cs="Arial"/>
          <w:szCs w:val="20"/>
          <w:lang w:val="en-GB"/>
        </w:rPr>
        <w:t xml:space="preserve"> each other are joined sooner, while the instances that are not as similar are joined later. With this iterative process, all the instances are eventually linked together forming the single trunk of the tree.</w:t>
      </w:r>
    </w:p>
    <w:p w14:paraId="2F670C44" w14:textId="48EBE613" w:rsidR="0018327B" w:rsidRPr="0018327B" w:rsidRDefault="0018327B" w:rsidP="0018327B">
      <w:pPr>
        <w:autoSpaceDE w:val="0"/>
        <w:autoSpaceDN w:val="0"/>
        <w:adjustRightInd w:val="0"/>
        <w:spacing w:after="0"/>
        <w:rPr>
          <w:rFonts w:eastAsia="MinionPro-Regular" w:cs="Arial"/>
          <w:szCs w:val="20"/>
          <w:lang w:val="en-GB"/>
        </w:rPr>
      </w:pPr>
      <w:r w:rsidRPr="0018327B">
        <w:rPr>
          <w:rFonts w:eastAsia="MinionPro-Regular" w:cs="Arial"/>
          <w:szCs w:val="20"/>
          <w:lang w:val="en-GB"/>
        </w:rPr>
        <w:t xml:space="preserve">This vertical depiction is very helpful. Once the hierarchical clustering algorithm has finished running, we can view the dendrogram and determine where we want to cut the tree—the lower we cut, the more individual branches we are left with (i.e., more clusters). If we want fewer clusters, we can cut higher on the dendrogram, closer to the single trunk at the very top of this upside-down tree. The placement of this horizontal cut is </w:t>
      </w:r>
      <w:proofErr w:type="gramStart"/>
      <w:r w:rsidRPr="0018327B">
        <w:rPr>
          <w:rFonts w:eastAsia="MinionPro-Regular" w:cs="Arial"/>
          <w:szCs w:val="20"/>
          <w:lang w:val="en-GB"/>
        </w:rPr>
        <w:t>similar to</w:t>
      </w:r>
      <w:proofErr w:type="gramEnd"/>
      <w:r w:rsidRPr="0018327B">
        <w:rPr>
          <w:rFonts w:eastAsia="MinionPro-Regular" w:cs="Arial"/>
          <w:szCs w:val="20"/>
          <w:lang w:val="en-GB"/>
        </w:rPr>
        <w:t xml:space="preserve"> choosing the number of </w:t>
      </w:r>
      <w:r w:rsidRPr="0018327B">
        <w:rPr>
          <w:rFonts w:eastAsia="MinionPro-It" w:cs="Arial"/>
          <w:szCs w:val="20"/>
          <w:lang w:val="en-GB"/>
        </w:rPr>
        <w:t xml:space="preserve">k </w:t>
      </w:r>
      <w:r w:rsidRPr="0018327B">
        <w:rPr>
          <w:rFonts w:eastAsia="MinionPro-Regular" w:cs="Arial"/>
          <w:szCs w:val="20"/>
          <w:lang w:val="en-GB"/>
        </w:rPr>
        <w:t xml:space="preserve">clusters in the </w:t>
      </w:r>
      <w:r w:rsidRPr="0018327B">
        <w:rPr>
          <w:rFonts w:eastAsia="MinionPro-It" w:cs="Arial"/>
          <w:szCs w:val="20"/>
          <w:lang w:val="en-GB"/>
        </w:rPr>
        <w:t>k</w:t>
      </w:r>
      <w:r w:rsidRPr="0018327B">
        <w:rPr>
          <w:rFonts w:eastAsia="MinionPro-Regular" w:cs="Arial"/>
          <w:szCs w:val="20"/>
          <w:lang w:val="en-GB"/>
        </w:rPr>
        <w:t>-means clustering algorithm.</w:t>
      </w:r>
    </w:p>
    <w:p w14:paraId="5C6D8DD6" w14:textId="71E727BA" w:rsidR="00382175" w:rsidRPr="00F45B51" w:rsidRDefault="00382175" w:rsidP="00382175">
      <w:pPr>
        <w:rPr>
          <w:lang w:val="en-GB"/>
        </w:rPr>
      </w:pPr>
    </w:p>
    <w:p w14:paraId="4BEBF45E" w14:textId="77777777" w:rsidR="00382175" w:rsidRPr="00382175" w:rsidRDefault="00382175" w:rsidP="00382175">
      <w:pPr>
        <w:rPr>
          <w:lang w:val="en-US"/>
        </w:rPr>
      </w:pPr>
    </w:p>
    <w:p w14:paraId="5C18D3CE" w14:textId="77777777" w:rsidR="00382175" w:rsidRPr="00BB325A" w:rsidRDefault="00382175" w:rsidP="00BB325A">
      <w:pPr>
        <w:rPr>
          <w:lang w:val="en-GB"/>
        </w:rPr>
      </w:pPr>
    </w:p>
    <w:sectPr w:rsidR="00382175" w:rsidRPr="00BB325A" w:rsidSect="00612C0A">
      <w:headerReference w:type="default" r:id="rId53"/>
      <w:footerReference w:type="default" r:id="rId54"/>
      <w:pgSz w:w="11906" w:h="16838"/>
      <w:pgMar w:top="567" w:right="567" w:bottom="567" w:left="56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3" w:author="BERNARDES Pedro" w:date="2022-04-14T22:04:00Z" w:initials="BP">
    <w:p w14:paraId="4E5851A3" w14:textId="7D516953" w:rsidR="00617C6B" w:rsidRPr="006F0CBF" w:rsidRDefault="00617C6B">
      <w:pPr>
        <w:pStyle w:val="CommentText"/>
        <w:rPr>
          <w:lang w:val="en-GB"/>
        </w:rPr>
      </w:pPr>
      <w:r>
        <w:rPr>
          <w:rStyle w:val="CommentReference"/>
        </w:rPr>
        <w:annotationRef/>
      </w:r>
      <w:proofErr w:type="spellStart"/>
      <w:r w:rsidR="006F0CBF" w:rsidRPr="006F0CBF">
        <w:rPr>
          <w:lang w:val="en-GB"/>
        </w:rPr>
        <w:t>Substituir</w:t>
      </w:r>
      <w:proofErr w:type="spellEnd"/>
      <w:r w:rsidR="006F0CBF" w:rsidRPr="006F0CBF">
        <w:rPr>
          <w:lang w:val="en-GB"/>
        </w:rPr>
        <w:t xml:space="preserve"> </w:t>
      </w:r>
      <w:proofErr w:type="spellStart"/>
      <w:r w:rsidR="006F0CBF" w:rsidRPr="006F0CBF">
        <w:rPr>
          <w:lang w:val="en-GB"/>
        </w:rPr>
        <w:t>por</w:t>
      </w:r>
      <w:proofErr w:type="spellEnd"/>
      <w:r w:rsidR="006F0CBF" w:rsidRPr="006F0CBF">
        <w:rPr>
          <w:lang w:val="en-GB"/>
        </w:rPr>
        <w:t xml:space="preserve"> </w:t>
      </w:r>
      <w:r w:rsidRPr="006F0CBF">
        <w:rPr>
          <w:lang w:val="en-GB"/>
        </w:rPr>
        <w:t>18 year</w:t>
      </w:r>
      <w:r w:rsidR="006F0CBF" w:rsidRPr="006F0CBF">
        <w:rPr>
          <w:lang w:val="en-GB"/>
        </w:rPr>
        <w:t xml:space="preserve">s or </w:t>
      </w:r>
      <w:proofErr w:type="gramStart"/>
      <w:r w:rsidR="006F0CBF" w:rsidRPr="006F0CBF">
        <w:rPr>
          <w:lang w:val="en-GB"/>
        </w:rPr>
        <w:t>older ?</w:t>
      </w:r>
      <w:proofErr w:type="gramEnd"/>
    </w:p>
  </w:comment>
  <w:comment w:id="209" w:author="BERNARDES Pedro" w:date="2022-04-14T22:10:00Z" w:initials="BP">
    <w:p w14:paraId="37429AD3" w14:textId="07DE1E3B" w:rsidR="006F0CBF" w:rsidRDefault="006F0CBF">
      <w:pPr>
        <w:pStyle w:val="CommentText"/>
      </w:pPr>
      <w:r>
        <w:rPr>
          <w:rStyle w:val="CommentReference"/>
        </w:rPr>
        <w:annotationRef/>
      </w:r>
      <w:r>
        <w:t>confirmar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5851A3" w15:done="1"/>
  <w15:commentEx w15:paraId="37429AD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318DB" w16cex:dateUtc="2022-04-14T21:04:00Z"/>
  <w16cex:commentExtensible w16cex:durableId="26031A5E" w16cex:dateUtc="2022-04-14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5851A3" w16cid:durableId="260318DB"/>
  <w16cid:commentId w16cid:paraId="37429AD3" w16cid:durableId="26031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C552A" w14:textId="77777777" w:rsidR="006536E0" w:rsidRDefault="006536E0" w:rsidP="00064EF6">
      <w:pPr>
        <w:spacing w:after="0" w:line="240" w:lineRule="auto"/>
      </w:pPr>
      <w:r>
        <w:separator/>
      </w:r>
    </w:p>
  </w:endnote>
  <w:endnote w:type="continuationSeparator" w:id="0">
    <w:p w14:paraId="4043CE38" w14:textId="77777777" w:rsidR="006536E0" w:rsidRDefault="006536E0" w:rsidP="0006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686870"/>
      <w:docPartObj>
        <w:docPartGallery w:val="Page Numbers (Bottom of Page)"/>
        <w:docPartUnique/>
      </w:docPartObj>
    </w:sdtPr>
    <w:sdtEndPr>
      <w:rPr>
        <w:noProof/>
      </w:rPr>
    </w:sdtEndPr>
    <w:sdtContent>
      <w:p w14:paraId="0B581BC3" w14:textId="4EBC5E77" w:rsidR="00064EF6" w:rsidRDefault="00064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3C4FB" w14:textId="77777777" w:rsidR="006536E0" w:rsidRDefault="006536E0" w:rsidP="00064EF6">
      <w:pPr>
        <w:spacing w:after="0" w:line="240" w:lineRule="auto"/>
      </w:pPr>
      <w:r>
        <w:separator/>
      </w:r>
    </w:p>
  </w:footnote>
  <w:footnote w:type="continuationSeparator" w:id="0">
    <w:p w14:paraId="3D84BD10" w14:textId="77777777" w:rsidR="006536E0" w:rsidRDefault="006536E0" w:rsidP="00064EF6">
      <w:pPr>
        <w:spacing w:after="0" w:line="240" w:lineRule="auto"/>
      </w:pPr>
      <w:r>
        <w:continuationSeparator/>
      </w:r>
    </w:p>
  </w:footnote>
  <w:footnote w:id="1">
    <w:p w14:paraId="33218758" w14:textId="4DAD1E33" w:rsidR="00FE7BDF" w:rsidRPr="00AF2B25" w:rsidRDefault="00FE7BDF" w:rsidP="00FE7BDF">
      <w:pPr>
        <w:pStyle w:val="NormalWeb"/>
        <w:rPr>
          <w:rFonts w:ascii="Arial" w:hAnsi="Arial" w:cs="Arial"/>
          <w:sz w:val="16"/>
          <w:szCs w:val="16"/>
        </w:rPr>
      </w:pPr>
      <w:r w:rsidRPr="00AF2B25">
        <w:rPr>
          <w:rStyle w:val="FootnoteReference"/>
          <w:rFonts w:ascii="Arial" w:hAnsi="Arial" w:cs="Arial"/>
          <w:sz w:val="16"/>
          <w:szCs w:val="16"/>
        </w:rPr>
        <w:footnoteRef/>
      </w:r>
      <w:r w:rsidRPr="00AF2B25">
        <w:rPr>
          <w:rFonts w:ascii="Arial" w:hAnsi="Arial" w:cs="Arial"/>
          <w:sz w:val="16"/>
          <w:szCs w:val="16"/>
        </w:rPr>
        <w:t xml:space="preserve"> Patel, A. A. (2019). </w:t>
      </w:r>
      <w:r w:rsidRPr="00AF2B25">
        <w:rPr>
          <w:rFonts w:ascii="Arial" w:hAnsi="Arial" w:cs="Arial"/>
          <w:i/>
          <w:iCs/>
          <w:sz w:val="16"/>
          <w:szCs w:val="16"/>
        </w:rPr>
        <w:t>Hands-on unsupervised learning using Python: How to build applied machine learning solutions from unlabeled data</w:t>
      </w:r>
      <w:r w:rsidRPr="00AF2B25">
        <w:rPr>
          <w:rFonts w:ascii="Arial" w:hAnsi="Arial" w:cs="Arial"/>
          <w:sz w:val="16"/>
          <w:szCs w:val="16"/>
        </w:rPr>
        <w:t>. O'Reilly</w:t>
      </w:r>
    </w:p>
  </w:footnote>
  <w:footnote w:id="2">
    <w:p w14:paraId="7CFFBD68" w14:textId="7A781A99" w:rsidR="00AF2B25" w:rsidRPr="00AF2B25" w:rsidRDefault="00AF2B25">
      <w:pPr>
        <w:pStyle w:val="FootnoteText"/>
        <w:rPr>
          <w:lang w:val="en-GB"/>
        </w:rPr>
      </w:pPr>
      <w:r w:rsidRPr="00AF2B25">
        <w:rPr>
          <w:rStyle w:val="FootnoteReference"/>
          <w:rFonts w:ascii="Arial" w:hAnsi="Arial" w:cs="Arial"/>
          <w:sz w:val="16"/>
          <w:szCs w:val="16"/>
        </w:rPr>
        <w:footnoteRef/>
      </w:r>
      <w:r w:rsidRPr="00AF2B25">
        <w:rPr>
          <w:rFonts w:ascii="Arial" w:hAnsi="Arial" w:cs="Arial"/>
          <w:sz w:val="16"/>
          <w:szCs w:val="16"/>
        </w:rPr>
        <w:t xml:space="preserve"> James, G., Witten, D., Hastie, T. J., &amp; Tibshirani, R. J. (2017). An introduction to statistical learning: With applications in R. Springer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FED9B" w14:textId="0EF95415" w:rsidR="00F337E6" w:rsidRPr="0007102C" w:rsidRDefault="006A0FFC">
    <w:pPr>
      <w:pStyle w:val="Header"/>
      <w:rPr>
        <w:b/>
        <w:bCs/>
        <w:color w:val="525252" w:themeColor="accent3" w:themeShade="80"/>
      </w:rPr>
    </w:pPr>
    <w:r>
      <w:rPr>
        <w:noProof/>
      </w:rPr>
      <w:drawing>
        <wp:anchor distT="0" distB="0" distL="114300" distR="114300" simplePos="0" relativeHeight="251658240" behindDoc="0" locked="0" layoutInCell="1" allowOverlap="1" wp14:anchorId="7771DC8E" wp14:editId="59A26550">
          <wp:simplePos x="0" y="0"/>
          <wp:positionH relativeFrom="column">
            <wp:posOffset>33655</wp:posOffset>
          </wp:positionH>
          <wp:positionV relativeFrom="paragraph">
            <wp:posOffset>-278765</wp:posOffset>
          </wp:positionV>
          <wp:extent cx="510540" cy="483235"/>
          <wp:effectExtent l="0" t="0" r="381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extLst>
                      <a:ext uri="{28A0092B-C50C-407E-A947-70E740481C1C}">
                        <a14:useLocalDpi xmlns:a14="http://schemas.microsoft.com/office/drawing/2010/main" val="0"/>
                      </a:ext>
                    </a:extLst>
                  </a:blip>
                  <a:srcRect l="24271" t="6116" r="19991" b="5919"/>
                  <a:stretch/>
                </pic:blipFill>
                <pic:spPr bwMode="auto">
                  <a:xfrm>
                    <a:off x="0" y="0"/>
                    <a:ext cx="510540" cy="48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t xml:space="preserve">    </w:t>
    </w:r>
    <w:r>
      <w:tab/>
    </w:r>
    <w:proofErr w:type="spellStart"/>
    <w:r w:rsidRPr="0007102C">
      <w:rPr>
        <w:b/>
        <w:bCs/>
        <w:color w:val="525252" w:themeColor="accent3" w:themeShade="80"/>
      </w:rPr>
      <w:t>BookMe</w:t>
    </w:r>
    <w:proofErr w:type="spellEnd"/>
    <w:r w:rsidRPr="0007102C">
      <w:rPr>
        <w:b/>
        <w:bCs/>
        <w:color w:val="525252" w:themeColor="accent3" w:themeShade="80"/>
      </w:rPr>
      <w:t xml:space="preserve"> Project</w:t>
    </w:r>
  </w:p>
  <w:p w14:paraId="0E1B52C5" w14:textId="4942F854" w:rsidR="006A0FFC" w:rsidRDefault="006A0FFC">
    <w:pPr>
      <w:pStyle w:val="Header"/>
    </w:pPr>
  </w:p>
  <w:p w14:paraId="293D812A" w14:textId="77777777" w:rsidR="006A0FFC" w:rsidRDefault="006A0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E3242"/>
    <w:multiLevelType w:val="hybridMultilevel"/>
    <w:tmpl w:val="935A6C1E"/>
    <w:lvl w:ilvl="0" w:tplc="0816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993070"/>
    <w:multiLevelType w:val="multilevel"/>
    <w:tmpl w:val="BC70C39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i/>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12A47B4"/>
    <w:multiLevelType w:val="hybridMultilevel"/>
    <w:tmpl w:val="13562E40"/>
    <w:lvl w:ilvl="0" w:tplc="8926016E">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F13F41"/>
    <w:multiLevelType w:val="multilevel"/>
    <w:tmpl w:val="93465BF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5E25179"/>
    <w:multiLevelType w:val="multilevel"/>
    <w:tmpl w:val="93465BF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F956BF6"/>
    <w:multiLevelType w:val="hybridMultilevel"/>
    <w:tmpl w:val="FCFE3B3A"/>
    <w:lvl w:ilvl="0" w:tplc="F0B60624">
      <w:start w:val="1"/>
      <w:numFmt w:val="lowerRoman"/>
      <w:lvlText w:val="(%1)"/>
      <w:lvlJc w:val="left"/>
      <w:pPr>
        <w:ind w:left="1080" w:hanging="72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5C2448"/>
    <w:multiLevelType w:val="hybridMultilevel"/>
    <w:tmpl w:val="09C4E3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41599860">
    <w:abstractNumId w:val="3"/>
  </w:num>
  <w:num w:numId="2" w16cid:durableId="1536700274">
    <w:abstractNumId w:val="6"/>
  </w:num>
  <w:num w:numId="3" w16cid:durableId="557740507">
    <w:abstractNumId w:val="5"/>
  </w:num>
  <w:num w:numId="4" w16cid:durableId="349526390">
    <w:abstractNumId w:val="1"/>
  </w:num>
  <w:num w:numId="5" w16cid:durableId="896010218">
    <w:abstractNumId w:val="4"/>
  </w:num>
  <w:num w:numId="6" w16cid:durableId="2102674951">
    <w:abstractNumId w:val="0"/>
  </w:num>
  <w:num w:numId="7" w16cid:durableId="55863574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na Gil">
    <w15:presenceInfo w15:providerId="Windows Live" w15:userId="8fc8608f3ecb91c6"/>
  </w15:person>
  <w15:person w15:author="BERNARDES Pedro">
    <w15:presenceInfo w15:providerId="AD" w15:userId="S::Pedro.BERNARDES@LHOIST.com::8c1d4f8d-76f5-4e3a-ada8-30d7cf6d0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MTKzMDMyMzc3tjRX0lEKTi0uzszPAykwrAUA2+xSACwAAAA="/>
  </w:docVars>
  <w:rsids>
    <w:rsidRoot w:val="0096050E"/>
    <w:rsid w:val="00016557"/>
    <w:rsid w:val="000278B4"/>
    <w:rsid w:val="0006239C"/>
    <w:rsid w:val="00064EF6"/>
    <w:rsid w:val="0007102C"/>
    <w:rsid w:val="000739D6"/>
    <w:rsid w:val="00091277"/>
    <w:rsid w:val="000A3E3C"/>
    <w:rsid w:val="000C56FB"/>
    <w:rsid w:val="000C5832"/>
    <w:rsid w:val="000D0840"/>
    <w:rsid w:val="000E3643"/>
    <w:rsid w:val="001001D2"/>
    <w:rsid w:val="0010124C"/>
    <w:rsid w:val="00102168"/>
    <w:rsid w:val="00102A5C"/>
    <w:rsid w:val="00102CBD"/>
    <w:rsid w:val="00114AEF"/>
    <w:rsid w:val="001162CD"/>
    <w:rsid w:val="001176BA"/>
    <w:rsid w:val="001220A4"/>
    <w:rsid w:val="001247FD"/>
    <w:rsid w:val="00130BC9"/>
    <w:rsid w:val="001360DE"/>
    <w:rsid w:val="001376A9"/>
    <w:rsid w:val="00153E7C"/>
    <w:rsid w:val="00154659"/>
    <w:rsid w:val="001560EC"/>
    <w:rsid w:val="00160734"/>
    <w:rsid w:val="00160958"/>
    <w:rsid w:val="00166A63"/>
    <w:rsid w:val="00174E2B"/>
    <w:rsid w:val="0018327B"/>
    <w:rsid w:val="00187ACC"/>
    <w:rsid w:val="00194ABE"/>
    <w:rsid w:val="00200AF4"/>
    <w:rsid w:val="0021718C"/>
    <w:rsid w:val="00220DED"/>
    <w:rsid w:val="00221F33"/>
    <w:rsid w:val="00230CB8"/>
    <w:rsid w:val="002346B4"/>
    <w:rsid w:val="002615A1"/>
    <w:rsid w:val="00264BD7"/>
    <w:rsid w:val="00273526"/>
    <w:rsid w:val="00276073"/>
    <w:rsid w:val="002843AC"/>
    <w:rsid w:val="00285B01"/>
    <w:rsid w:val="002A76A6"/>
    <w:rsid w:val="002B25C1"/>
    <w:rsid w:val="002C7CF6"/>
    <w:rsid w:val="002D136F"/>
    <w:rsid w:val="002D24DB"/>
    <w:rsid w:val="002D4A0D"/>
    <w:rsid w:val="002E121D"/>
    <w:rsid w:val="002E2FC4"/>
    <w:rsid w:val="002E319B"/>
    <w:rsid w:val="002E6620"/>
    <w:rsid w:val="002F2F59"/>
    <w:rsid w:val="00305C0C"/>
    <w:rsid w:val="00317B4D"/>
    <w:rsid w:val="00346FD1"/>
    <w:rsid w:val="00352505"/>
    <w:rsid w:val="00356344"/>
    <w:rsid w:val="00382175"/>
    <w:rsid w:val="00392A7B"/>
    <w:rsid w:val="00396836"/>
    <w:rsid w:val="003B3FD1"/>
    <w:rsid w:val="003B6888"/>
    <w:rsid w:val="003C022E"/>
    <w:rsid w:val="003D05C8"/>
    <w:rsid w:val="003D26BE"/>
    <w:rsid w:val="003D5C4C"/>
    <w:rsid w:val="00411BCB"/>
    <w:rsid w:val="004279FA"/>
    <w:rsid w:val="00443316"/>
    <w:rsid w:val="004634B8"/>
    <w:rsid w:val="00477005"/>
    <w:rsid w:val="004912F2"/>
    <w:rsid w:val="004C7CBC"/>
    <w:rsid w:val="004E582B"/>
    <w:rsid w:val="004E611C"/>
    <w:rsid w:val="004F2A30"/>
    <w:rsid w:val="005037B4"/>
    <w:rsid w:val="00503A4F"/>
    <w:rsid w:val="00513773"/>
    <w:rsid w:val="00514C1B"/>
    <w:rsid w:val="00521323"/>
    <w:rsid w:val="00523554"/>
    <w:rsid w:val="005235D6"/>
    <w:rsid w:val="005477CB"/>
    <w:rsid w:val="005511FF"/>
    <w:rsid w:val="00552A22"/>
    <w:rsid w:val="005615BD"/>
    <w:rsid w:val="00567B0E"/>
    <w:rsid w:val="00580408"/>
    <w:rsid w:val="005D0057"/>
    <w:rsid w:val="005D2294"/>
    <w:rsid w:val="005D2E3F"/>
    <w:rsid w:val="005F5CD4"/>
    <w:rsid w:val="005F5EC7"/>
    <w:rsid w:val="00612C0A"/>
    <w:rsid w:val="00616838"/>
    <w:rsid w:val="00617C6B"/>
    <w:rsid w:val="00634BD7"/>
    <w:rsid w:val="006366E3"/>
    <w:rsid w:val="00650018"/>
    <w:rsid w:val="006536E0"/>
    <w:rsid w:val="0065374D"/>
    <w:rsid w:val="006648EA"/>
    <w:rsid w:val="006A0FFC"/>
    <w:rsid w:val="006B75E1"/>
    <w:rsid w:val="006B7847"/>
    <w:rsid w:val="006C0FDD"/>
    <w:rsid w:val="006C52C9"/>
    <w:rsid w:val="006F0CBF"/>
    <w:rsid w:val="00707399"/>
    <w:rsid w:val="00720792"/>
    <w:rsid w:val="00731618"/>
    <w:rsid w:val="007320A4"/>
    <w:rsid w:val="00750DE8"/>
    <w:rsid w:val="0075315D"/>
    <w:rsid w:val="00757148"/>
    <w:rsid w:val="00763274"/>
    <w:rsid w:val="00784093"/>
    <w:rsid w:val="00792F00"/>
    <w:rsid w:val="007C631E"/>
    <w:rsid w:val="007D3387"/>
    <w:rsid w:val="007E1D53"/>
    <w:rsid w:val="007E1E55"/>
    <w:rsid w:val="00806B3A"/>
    <w:rsid w:val="008172A7"/>
    <w:rsid w:val="008224CF"/>
    <w:rsid w:val="00823ABA"/>
    <w:rsid w:val="00826321"/>
    <w:rsid w:val="00830BD2"/>
    <w:rsid w:val="008321BB"/>
    <w:rsid w:val="00850BB2"/>
    <w:rsid w:val="00850FFC"/>
    <w:rsid w:val="008514AE"/>
    <w:rsid w:val="00853446"/>
    <w:rsid w:val="00863BFA"/>
    <w:rsid w:val="00864C94"/>
    <w:rsid w:val="00874E16"/>
    <w:rsid w:val="008801A4"/>
    <w:rsid w:val="00896FDD"/>
    <w:rsid w:val="008B3D60"/>
    <w:rsid w:val="008D194F"/>
    <w:rsid w:val="008F5246"/>
    <w:rsid w:val="00901AAC"/>
    <w:rsid w:val="00903B14"/>
    <w:rsid w:val="0090421E"/>
    <w:rsid w:val="009079B0"/>
    <w:rsid w:val="00933F45"/>
    <w:rsid w:val="00936EE1"/>
    <w:rsid w:val="00937198"/>
    <w:rsid w:val="0094788B"/>
    <w:rsid w:val="00953289"/>
    <w:rsid w:val="0096050E"/>
    <w:rsid w:val="00964992"/>
    <w:rsid w:val="00971855"/>
    <w:rsid w:val="009875BB"/>
    <w:rsid w:val="00996339"/>
    <w:rsid w:val="009A0A9D"/>
    <w:rsid w:val="009B0DB2"/>
    <w:rsid w:val="009D5F9B"/>
    <w:rsid w:val="009D6104"/>
    <w:rsid w:val="009E48A8"/>
    <w:rsid w:val="00A108C2"/>
    <w:rsid w:val="00A27E78"/>
    <w:rsid w:val="00A51150"/>
    <w:rsid w:val="00A5476D"/>
    <w:rsid w:val="00A65FAB"/>
    <w:rsid w:val="00A7349D"/>
    <w:rsid w:val="00A857E3"/>
    <w:rsid w:val="00AA4D84"/>
    <w:rsid w:val="00AC2394"/>
    <w:rsid w:val="00AC7F36"/>
    <w:rsid w:val="00AF2B25"/>
    <w:rsid w:val="00AF3197"/>
    <w:rsid w:val="00AF5FE8"/>
    <w:rsid w:val="00B00D4A"/>
    <w:rsid w:val="00B06C10"/>
    <w:rsid w:val="00B07A57"/>
    <w:rsid w:val="00B16927"/>
    <w:rsid w:val="00B20B6B"/>
    <w:rsid w:val="00B32170"/>
    <w:rsid w:val="00B35308"/>
    <w:rsid w:val="00B54AF4"/>
    <w:rsid w:val="00B55944"/>
    <w:rsid w:val="00B55B43"/>
    <w:rsid w:val="00B636DB"/>
    <w:rsid w:val="00B65835"/>
    <w:rsid w:val="00B70F1A"/>
    <w:rsid w:val="00BA0055"/>
    <w:rsid w:val="00BB325A"/>
    <w:rsid w:val="00BB41B0"/>
    <w:rsid w:val="00BC3BB8"/>
    <w:rsid w:val="00C02585"/>
    <w:rsid w:val="00C0340D"/>
    <w:rsid w:val="00C35BF3"/>
    <w:rsid w:val="00C60BF7"/>
    <w:rsid w:val="00C94D85"/>
    <w:rsid w:val="00C954EC"/>
    <w:rsid w:val="00CA417E"/>
    <w:rsid w:val="00CD0B0D"/>
    <w:rsid w:val="00CF6D0C"/>
    <w:rsid w:val="00D03B6C"/>
    <w:rsid w:val="00D05A03"/>
    <w:rsid w:val="00D23D90"/>
    <w:rsid w:val="00D3393D"/>
    <w:rsid w:val="00D42F4C"/>
    <w:rsid w:val="00D5366E"/>
    <w:rsid w:val="00D713DA"/>
    <w:rsid w:val="00D80922"/>
    <w:rsid w:val="00D87C15"/>
    <w:rsid w:val="00D91582"/>
    <w:rsid w:val="00D95487"/>
    <w:rsid w:val="00DB5894"/>
    <w:rsid w:val="00DB5B44"/>
    <w:rsid w:val="00DC54EE"/>
    <w:rsid w:val="00DC5925"/>
    <w:rsid w:val="00DC736C"/>
    <w:rsid w:val="00DE4DDA"/>
    <w:rsid w:val="00DF1AB4"/>
    <w:rsid w:val="00DF2404"/>
    <w:rsid w:val="00DF5819"/>
    <w:rsid w:val="00E169C0"/>
    <w:rsid w:val="00E26989"/>
    <w:rsid w:val="00E3550E"/>
    <w:rsid w:val="00E35A58"/>
    <w:rsid w:val="00E430A6"/>
    <w:rsid w:val="00E6191F"/>
    <w:rsid w:val="00E628F3"/>
    <w:rsid w:val="00E75353"/>
    <w:rsid w:val="00EA7ACE"/>
    <w:rsid w:val="00EB5E93"/>
    <w:rsid w:val="00EE6F68"/>
    <w:rsid w:val="00EF012D"/>
    <w:rsid w:val="00EF4E46"/>
    <w:rsid w:val="00F337E6"/>
    <w:rsid w:val="00F33E3D"/>
    <w:rsid w:val="00F45B51"/>
    <w:rsid w:val="00F6622C"/>
    <w:rsid w:val="00F67A48"/>
    <w:rsid w:val="00F7738C"/>
    <w:rsid w:val="00F94012"/>
    <w:rsid w:val="00F953C2"/>
    <w:rsid w:val="00F964B9"/>
    <w:rsid w:val="00FA095C"/>
    <w:rsid w:val="00FB283A"/>
    <w:rsid w:val="00FE4E63"/>
    <w:rsid w:val="00FE7BDF"/>
    <w:rsid w:val="00FF29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9CCBE"/>
  <w15:chartTrackingRefBased/>
  <w15:docId w15:val="{23C1F875-2F5C-4903-90D3-2807D841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ML"/>
    <w:qFormat/>
    <w:rsid w:val="00650018"/>
    <w:pPr>
      <w:spacing w:after="40" w:line="360" w:lineRule="auto"/>
      <w:jc w:val="both"/>
    </w:pPr>
    <w:rPr>
      <w:rFonts w:ascii="Arial" w:hAnsi="Arial"/>
      <w:sz w:val="20"/>
    </w:rPr>
  </w:style>
  <w:style w:type="paragraph" w:styleId="Heading1">
    <w:name w:val="heading 1"/>
    <w:aliases w:val="Heading 1 - ML"/>
    <w:basedOn w:val="Normal"/>
    <w:next w:val="Normal"/>
    <w:link w:val="Heading1Char"/>
    <w:uiPriority w:val="9"/>
    <w:qFormat/>
    <w:rsid w:val="002D136F"/>
    <w:pPr>
      <w:keepNext/>
      <w:keepLines/>
      <w:spacing w:before="240" w:after="0"/>
      <w:outlineLvl w:val="0"/>
    </w:pPr>
    <w:rPr>
      <w:rFonts w:eastAsiaTheme="majorEastAsia" w:cstheme="majorBidi"/>
      <w:b/>
      <w:sz w:val="24"/>
      <w:szCs w:val="32"/>
    </w:rPr>
  </w:style>
  <w:style w:type="paragraph" w:styleId="Heading2">
    <w:name w:val="heading 2"/>
    <w:aliases w:val="Heading 2 - ML"/>
    <w:basedOn w:val="Normal"/>
    <w:next w:val="Normal"/>
    <w:link w:val="Heading2Char"/>
    <w:uiPriority w:val="9"/>
    <w:unhideWhenUsed/>
    <w:qFormat/>
    <w:rsid w:val="00513773"/>
    <w:pPr>
      <w:keepNext/>
      <w:keepLines/>
      <w:spacing w:before="40" w:after="0"/>
      <w:outlineLvl w:val="1"/>
    </w:pPr>
    <w:rPr>
      <w:rFonts w:eastAsiaTheme="majorEastAsia" w:cstheme="majorBidi"/>
      <w:b/>
      <w:i/>
      <w:sz w:val="22"/>
      <w:szCs w:val="26"/>
    </w:rPr>
  </w:style>
  <w:style w:type="paragraph" w:styleId="Heading3">
    <w:name w:val="heading 3"/>
    <w:basedOn w:val="Heading2"/>
    <w:next w:val="Normal"/>
    <w:link w:val="Heading3Char"/>
    <w:uiPriority w:val="9"/>
    <w:unhideWhenUsed/>
    <w:qFormat/>
    <w:rsid w:val="00CA417E"/>
    <w:pPr>
      <w:outlineLvl w:val="2"/>
    </w:pPr>
    <w:rPr>
      <w:sz w:val="2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ML Char"/>
    <w:basedOn w:val="DefaultParagraphFont"/>
    <w:link w:val="Heading1"/>
    <w:uiPriority w:val="9"/>
    <w:rsid w:val="002D136F"/>
    <w:rPr>
      <w:rFonts w:ascii="Arial" w:eastAsiaTheme="majorEastAsia" w:hAnsi="Arial" w:cstheme="majorBidi"/>
      <w:b/>
      <w:sz w:val="24"/>
      <w:szCs w:val="32"/>
    </w:rPr>
  </w:style>
  <w:style w:type="character" w:customStyle="1" w:styleId="Heading2Char">
    <w:name w:val="Heading 2 Char"/>
    <w:aliases w:val="Heading 2 - ML Char"/>
    <w:basedOn w:val="DefaultParagraphFont"/>
    <w:link w:val="Heading2"/>
    <w:uiPriority w:val="9"/>
    <w:rsid w:val="00513773"/>
    <w:rPr>
      <w:rFonts w:ascii="Arial" w:eastAsiaTheme="majorEastAsia" w:hAnsi="Arial" w:cstheme="majorBidi"/>
      <w:b/>
      <w:i/>
      <w:szCs w:val="26"/>
    </w:rPr>
  </w:style>
  <w:style w:type="paragraph" w:styleId="TOCHeading">
    <w:name w:val="TOC Heading"/>
    <w:basedOn w:val="Heading1"/>
    <w:next w:val="Normal"/>
    <w:uiPriority w:val="39"/>
    <w:unhideWhenUsed/>
    <w:qFormat/>
    <w:rsid w:val="00F7738C"/>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7738C"/>
    <w:pPr>
      <w:spacing w:after="100"/>
    </w:pPr>
  </w:style>
  <w:style w:type="character" w:styleId="Hyperlink">
    <w:name w:val="Hyperlink"/>
    <w:basedOn w:val="DefaultParagraphFont"/>
    <w:uiPriority w:val="99"/>
    <w:unhideWhenUsed/>
    <w:rsid w:val="00F7738C"/>
    <w:rPr>
      <w:color w:val="0563C1" w:themeColor="hyperlink"/>
      <w:u w:val="single"/>
    </w:rPr>
  </w:style>
  <w:style w:type="paragraph" w:styleId="Header">
    <w:name w:val="header"/>
    <w:basedOn w:val="Normal"/>
    <w:link w:val="HeaderChar"/>
    <w:uiPriority w:val="99"/>
    <w:unhideWhenUsed/>
    <w:rsid w:val="00064EF6"/>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4EF6"/>
    <w:rPr>
      <w:rFonts w:ascii="Arial" w:hAnsi="Arial"/>
      <w:sz w:val="20"/>
    </w:rPr>
  </w:style>
  <w:style w:type="paragraph" w:styleId="Footer">
    <w:name w:val="footer"/>
    <w:basedOn w:val="Normal"/>
    <w:link w:val="FooterChar"/>
    <w:uiPriority w:val="99"/>
    <w:unhideWhenUsed/>
    <w:rsid w:val="00064EF6"/>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4EF6"/>
    <w:rPr>
      <w:rFonts w:ascii="Arial" w:hAnsi="Arial"/>
      <w:sz w:val="20"/>
    </w:rPr>
  </w:style>
  <w:style w:type="paragraph" w:styleId="ListParagraph">
    <w:name w:val="List Paragraph"/>
    <w:basedOn w:val="Normal"/>
    <w:uiPriority w:val="34"/>
    <w:qFormat/>
    <w:rsid w:val="006366E3"/>
    <w:pPr>
      <w:ind w:left="720"/>
      <w:contextualSpacing/>
    </w:pPr>
  </w:style>
  <w:style w:type="paragraph" w:styleId="TOC2">
    <w:name w:val="toc 2"/>
    <w:basedOn w:val="Normal"/>
    <w:next w:val="Normal"/>
    <w:autoRedefine/>
    <w:uiPriority w:val="39"/>
    <w:unhideWhenUsed/>
    <w:rsid w:val="00A7349D"/>
    <w:pPr>
      <w:spacing w:after="100"/>
      <w:ind w:left="200"/>
    </w:pPr>
  </w:style>
  <w:style w:type="paragraph" w:styleId="Caption">
    <w:name w:val="caption"/>
    <w:basedOn w:val="Normal"/>
    <w:next w:val="Normal"/>
    <w:uiPriority w:val="35"/>
    <w:unhideWhenUsed/>
    <w:qFormat/>
    <w:rsid w:val="00DE4DDA"/>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A65FAB"/>
    <w:pPr>
      <w:spacing w:after="0" w:line="240" w:lineRule="auto"/>
      <w:jc w:val="left"/>
    </w:pPr>
    <w:rPr>
      <w:rFonts w:asciiTheme="minorHAnsi" w:hAnsiTheme="minorHAnsi"/>
      <w:szCs w:val="20"/>
      <w:lang w:val="en-US"/>
    </w:rPr>
  </w:style>
  <w:style w:type="character" w:customStyle="1" w:styleId="FootnoteTextChar">
    <w:name w:val="Footnote Text Char"/>
    <w:basedOn w:val="DefaultParagraphFont"/>
    <w:link w:val="FootnoteText"/>
    <w:uiPriority w:val="99"/>
    <w:semiHidden/>
    <w:rsid w:val="00A65FAB"/>
    <w:rPr>
      <w:sz w:val="20"/>
      <w:szCs w:val="20"/>
      <w:lang w:val="en-US"/>
    </w:rPr>
  </w:style>
  <w:style w:type="character" w:styleId="FootnoteReference">
    <w:name w:val="footnote reference"/>
    <w:basedOn w:val="DefaultParagraphFont"/>
    <w:uiPriority w:val="99"/>
    <w:semiHidden/>
    <w:unhideWhenUsed/>
    <w:rsid w:val="00A65FAB"/>
    <w:rPr>
      <w:vertAlign w:val="superscript"/>
    </w:rPr>
  </w:style>
  <w:style w:type="character" w:styleId="Emphasis">
    <w:name w:val="Emphasis"/>
    <w:basedOn w:val="DefaultParagraphFont"/>
    <w:uiPriority w:val="20"/>
    <w:qFormat/>
    <w:rsid w:val="005D2294"/>
    <w:rPr>
      <w:i/>
      <w:iCs/>
    </w:rPr>
  </w:style>
  <w:style w:type="paragraph" w:styleId="NormalWeb">
    <w:name w:val="Normal (Web)"/>
    <w:basedOn w:val="Normal"/>
    <w:uiPriority w:val="99"/>
    <w:unhideWhenUsed/>
    <w:rsid w:val="005D2294"/>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65374D"/>
    <w:rPr>
      <w:color w:val="808080"/>
    </w:rPr>
  </w:style>
  <w:style w:type="character" w:customStyle="1" w:styleId="Heading3Char">
    <w:name w:val="Heading 3 Char"/>
    <w:basedOn w:val="DefaultParagraphFont"/>
    <w:link w:val="Heading3"/>
    <w:uiPriority w:val="9"/>
    <w:rsid w:val="00CA417E"/>
    <w:rPr>
      <w:rFonts w:ascii="Arial" w:eastAsiaTheme="majorEastAsia" w:hAnsi="Arial" w:cstheme="majorBidi"/>
      <w:b/>
      <w:i/>
      <w:sz w:val="20"/>
      <w:szCs w:val="24"/>
    </w:rPr>
  </w:style>
  <w:style w:type="paragraph" w:styleId="TableofFigures">
    <w:name w:val="table of figures"/>
    <w:basedOn w:val="Normal"/>
    <w:next w:val="Normal"/>
    <w:uiPriority w:val="99"/>
    <w:unhideWhenUsed/>
    <w:rsid w:val="004634B8"/>
    <w:pPr>
      <w:spacing w:after="0"/>
    </w:pPr>
  </w:style>
  <w:style w:type="paragraph" w:styleId="TOC3">
    <w:name w:val="toc 3"/>
    <w:basedOn w:val="Normal"/>
    <w:next w:val="Normal"/>
    <w:autoRedefine/>
    <w:uiPriority w:val="39"/>
    <w:unhideWhenUsed/>
    <w:rsid w:val="00E169C0"/>
    <w:pPr>
      <w:spacing w:after="100"/>
      <w:ind w:left="400"/>
    </w:pPr>
  </w:style>
  <w:style w:type="character" w:styleId="CommentReference">
    <w:name w:val="annotation reference"/>
    <w:basedOn w:val="DefaultParagraphFont"/>
    <w:uiPriority w:val="99"/>
    <w:semiHidden/>
    <w:unhideWhenUsed/>
    <w:rsid w:val="00617C6B"/>
    <w:rPr>
      <w:sz w:val="16"/>
      <w:szCs w:val="16"/>
    </w:rPr>
  </w:style>
  <w:style w:type="paragraph" w:styleId="CommentText">
    <w:name w:val="annotation text"/>
    <w:basedOn w:val="Normal"/>
    <w:link w:val="CommentTextChar"/>
    <w:uiPriority w:val="99"/>
    <w:semiHidden/>
    <w:unhideWhenUsed/>
    <w:rsid w:val="00617C6B"/>
    <w:pPr>
      <w:spacing w:line="240" w:lineRule="auto"/>
    </w:pPr>
    <w:rPr>
      <w:szCs w:val="20"/>
    </w:rPr>
  </w:style>
  <w:style w:type="character" w:customStyle="1" w:styleId="CommentTextChar">
    <w:name w:val="Comment Text Char"/>
    <w:basedOn w:val="DefaultParagraphFont"/>
    <w:link w:val="CommentText"/>
    <w:uiPriority w:val="99"/>
    <w:semiHidden/>
    <w:rsid w:val="00617C6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17C6B"/>
    <w:rPr>
      <w:b/>
      <w:bCs/>
    </w:rPr>
  </w:style>
  <w:style w:type="character" w:customStyle="1" w:styleId="CommentSubjectChar">
    <w:name w:val="Comment Subject Char"/>
    <w:basedOn w:val="CommentTextChar"/>
    <w:link w:val="CommentSubject"/>
    <w:uiPriority w:val="99"/>
    <w:semiHidden/>
    <w:rsid w:val="00617C6B"/>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3710">
      <w:bodyDiv w:val="1"/>
      <w:marLeft w:val="0"/>
      <w:marRight w:val="0"/>
      <w:marTop w:val="0"/>
      <w:marBottom w:val="0"/>
      <w:divBdr>
        <w:top w:val="none" w:sz="0" w:space="0" w:color="auto"/>
        <w:left w:val="none" w:sz="0" w:space="0" w:color="auto"/>
        <w:bottom w:val="none" w:sz="0" w:space="0" w:color="auto"/>
        <w:right w:val="none" w:sz="0" w:space="0" w:color="auto"/>
      </w:divBdr>
    </w:div>
    <w:div w:id="796610245">
      <w:bodyDiv w:val="1"/>
      <w:marLeft w:val="0"/>
      <w:marRight w:val="0"/>
      <w:marTop w:val="0"/>
      <w:marBottom w:val="0"/>
      <w:divBdr>
        <w:top w:val="none" w:sz="0" w:space="0" w:color="auto"/>
        <w:left w:val="none" w:sz="0" w:space="0" w:color="auto"/>
        <w:bottom w:val="none" w:sz="0" w:space="0" w:color="auto"/>
        <w:right w:val="none" w:sz="0" w:space="0" w:color="auto"/>
      </w:divBdr>
    </w:div>
    <w:div w:id="1012487255">
      <w:bodyDiv w:val="1"/>
      <w:marLeft w:val="0"/>
      <w:marRight w:val="0"/>
      <w:marTop w:val="0"/>
      <w:marBottom w:val="0"/>
      <w:divBdr>
        <w:top w:val="none" w:sz="0" w:space="0" w:color="auto"/>
        <w:left w:val="none" w:sz="0" w:space="0" w:color="auto"/>
        <w:bottom w:val="none" w:sz="0" w:space="0" w:color="auto"/>
        <w:right w:val="none" w:sz="0" w:space="0" w:color="auto"/>
      </w:divBdr>
    </w:div>
    <w:div w:id="1081368519">
      <w:bodyDiv w:val="1"/>
      <w:marLeft w:val="0"/>
      <w:marRight w:val="0"/>
      <w:marTop w:val="0"/>
      <w:marBottom w:val="0"/>
      <w:divBdr>
        <w:top w:val="none" w:sz="0" w:space="0" w:color="auto"/>
        <w:left w:val="none" w:sz="0" w:space="0" w:color="auto"/>
        <w:bottom w:val="none" w:sz="0" w:space="0" w:color="auto"/>
        <w:right w:val="none" w:sz="0" w:space="0" w:color="auto"/>
      </w:divBdr>
    </w:div>
    <w:div w:id="1231959598">
      <w:bodyDiv w:val="1"/>
      <w:marLeft w:val="0"/>
      <w:marRight w:val="0"/>
      <w:marTop w:val="0"/>
      <w:marBottom w:val="0"/>
      <w:divBdr>
        <w:top w:val="none" w:sz="0" w:space="0" w:color="auto"/>
        <w:left w:val="none" w:sz="0" w:space="0" w:color="auto"/>
        <w:bottom w:val="none" w:sz="0" w:space="0" w:color="auto"/>
        <w:right w:val="none" w:sz="0" w:space="0" w:color="auto"/>
      </w:divBdr>
    </w:div>
    <w:div w:id="1630353152">
      <w:bodyDiv w:val="1"/>
      <w:marLeft w:val="0"/>
      <w:marRight w:val="0"/>
      <w:marTop w:val="0"/>
      <w:marBottom w:val="0"/>
      <w:divBdr>
        <w:top w:val="none" w:sz="0" w:space="0" w:color="auto"/>
        <w:left w:val="none" w:sz="0" w:space="0" w:color="auto"/>
        <w:bottom w:val="none" w:sz="0" w:space="0" w:color="auto"/>
        <w:right w:val="none" w:sz="0" w:space="0" w:color="auto"/>
      </w:divBdr>
    </w:div>
    <w:div w:id="186412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b:Tag>
    <b:SourceType>Book</b:SourceType>
    <b:Guid>{88180BE6-5C22-4236-B65F-C9A4C1854BA4}</b:Guid>
    <b:Author>
      <b:Author>
        <b:NameList>
          <b:Person>
            <b:Last>Patel</b:Last>
            <b:First>A.</b:First>
            <b:Middle>A.</b:Middle>
          </b:Person>
        </b:NameList>
      </b:Author>
    </b:Author>
    <b:Title>Hands-on unsupervised learning using Python: How to build applied machine learning solutions from unlabeled data</b:Title>
    <b:City>2019</b:City>
    <b:Publisher> O'Reilly</b:Publisher>
    <b:RefOrder>1</b:RefOrder>
  </b:Source>
</b:Sources>
</file>

<file path=customXml/itemProps1.xml><?xml version="1.0" encoding="utf-8"?>
<ds:datastoreItem xmlns:ds="http://schemas.openxmlformats.org/officeDocument/2006/customXml" ds:itemID="{8E2F0AA6-92DA-48F0-B25E-37B872F31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4670</Words>
  <Characters>26619</Characters>
  <Application>Microsoft Office Word</Application>
  <DocSecurity>0</DocSecurity>
  <Lines>221</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Soraia Alves</dc:creator>
  <cp:keywords/>
  <dc:description/>
  <cp:lastModifiedBy>Mariana Gil</cp:lastModifiedBy>
  <cp:revision>2</cp:revision>
  <dcterms:created xsi:type="dcterms:W3CDTF">2022-04-15T19:07:00Z</dcterms:created>
  <dcterms:modified xsi:type="dcterms:W3CDTF">2022-04-15T19:07:00Z</dcterms:modified>
</cp:coreProperties>
</file>