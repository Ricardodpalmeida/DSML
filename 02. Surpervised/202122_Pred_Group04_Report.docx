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DDAD87" w14:textId="6AA94C46" w:rsidR="00612C0A" w:rsidRPr="0053685E" w:rsidRDefault="005F5CD4" w:rsidP="00A108C2">
      <w:pPr>
        <w:jc w:val="center"/>
        <w:rPr>
          <w:rFonts w:cs="Arial"/>
          <w:sz w:val="40"/>
          <w:szCs w:val="40"/>
          <w:lang w:val="en-GB"/>
        </w:rPr>
      </w:pPr>
      <w:r w:rsidRPr="0053685E">
        <w:rPr>
          <w:rFonts w:cs="Arial"/>
          <w:noProof/>
          <w:sz w:val="32"/>
          <w:szCs w:val="32"/>
          <w:lang w:val="en-GB"/>
        </w:rPr>
        <mc:AlternateContent>
          <mc:Choice Requires="wps">
            <w:drawing>
              <wp:anchor distT="0" distB="0" distL="114300" distR="114300" simplePos="0" relativeHeight="251661312" behindDoc="0" locked="0" layoutInCell="1" allowOverlap="1" wp14:anchorId="1AA6742A" wp14:editId="628B267C">
                <wp:simplePos x="0" y="0"/>
                <wp:positionH relativeFrom="column">
                  <wp:posOffset>6174105</wp:posOffset>
                </wp:positionH>
                <wp:positionV relativeFrom="paragraph">
                  <wp:posOffset>-353060</wp:posOffset>
                </wp:positionV>
                <wp:extent cx="434340" cy="10774680"/>
                <wp:effectExtent l="0" t="0" r="22860" b="26670"/>
                <wp:wrapNone/>
                <wp:docPr id="8" name="Rectangle 8"/>
                <wp:cNvGraphicFramePr/>
                <a:graphic xmlns:a="http://schemas.openxmlformats.org/drawingml/2006/main">
                  <a:graphicData uri="http://schemas.microsoft.com/office/word/2010/wordprocessingShape">
                    <wps:wsp>
                      <wps:cNvSpPr/>
                      <wps:spPr>
                        <a:xfrm>
                          <a:off x="0" y="0"/>
                          <a:ext cx="434340" cy="10774680"/>
                        </a:xfrm>
                        <a:prstGeom prst="rect">
                          <a:avLst/>
                        </a:prstGeom>
                        <a:solidFill>
                          <a:srgbClr val="ADDD43"/>
                        </a:solidFill>
                        <a:ln>
                          <a:solidFill>
                            <a:srgbClr val="ADDD4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B84321" id="Rectangle 8" o:spid="_x0000_s1026" style="position:absolute;margin-left:486.15pt;margin-top:-27.8pt;width:34.2pt;height:848.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" fillcolor="#addd43" strokecolor="#addd43" strokeweight="1pt"/>
            </w:pict>
          </mc:Fallback>
        </mc:AlternateContent>
      </w:r>
      <w:r w:rsidR="00953289" w:rsidRPr="0053685E">
        <w:rPr>
          <w:rFonts w:cs="Arial"/>
          <w:noProof/>
          <w:sz w:val="32"/>
          <w:szCs w:val="32"/>
          <w:lang w:val="en-GB"/>
        </w:rPr>
        <w:drawing>
          <wp:anchor distT="0" distB="0" distL="114300" distR="114300" simplePos="0" relativeHeight="251658240" behindDoc="0" locked="0" layoutInCell="1" allowOverlap="1" wp14:anchorId="55107DED" wp14:editId="2D2C0C18">
            <wp:simplePos x="0" y="0"/>
            <wp:positionH relativeFrom="column">
              <wp:posOffset>201930</wp:posOffset>
            </wp:positionH>
            <wp:positionV relativeFrom="paragraph">
              <wp:posOffset>367030</wp:posOffset>
            </wp:positionV>
            <wp:extent cx="2190750" cy="1993900"/>
            <wp:effectExtent l="0" t="0" r="0" b="6350"/>
            <wp:wrapSquare wrapText="bothSides"/>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rotWithShape="1">
                    <a:blip r:embed="rId8" cstate="print">
                      <a:extLst>
                        <a:ext uri="{28A0092B-C50C-407E-A947-70E740481C1C}">
                          <a14:useLocalDpi xmlns:a14="http://schemas.microsoft.com/office/drawing/2010/main" val="0"/>
                        </a:ext>
                      </a:extLst>
                    </a:blip>
                    <a:srcRect l="18624" r="15473"/>
                    <a:stretch/>
                  </pic:blipFill>
                  <pic:spPr bwMode="auto">
                    <a:xfrm>
                      <a:off x="0" y="0"/>
                      <a:ext cx="2190750" cy="1993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AE803C" w14:textId="43248258" w:rsidR="00612C0A" w:rsidRPr="0053685E" w:rsidRDefault="00612C0A" w:rsidP="00A108C2">
      <w:pPr>
        <w:jc w:val="center"/>
        <w:rPr>
          <w:rFonts w:cs="Arial"/>
          <w:sz w:val="40"/>
          <w:szCs w:val="40"/>
          <w:lang w:val="en-GB"/>
        </w:rPr>
      </w:pPr>
    </w:p>
    <w:p w14:paraId="4BAB1E79" w14:textId="68EE2656" w:rsidR="00612C0A" w:rsidRPr="0053685E" w:rsidRDefault="00612C0A" w:rsidP="00A108C2">
      <w:pPr>
        <w:jc w:val="center"/>
        <w:rPr>
          <w:rFonts w:cs="Arial"/>
          <w:sz w:val="40"/>
          <w:szCs w:val="40"/>
          <w:lang w:val="en-GB"/>
        </w:rPr>
      </w:pPr>
    </w:p>
    <w:p w14:paraId="66C3FE99" w14:textId="43765B02" w:rsidR="00E35A58" w:rsidRPr="0053685E" w:rsidRDefault="00E35A58" w:rsidP="00A108C2">
      <w:pPr>
        <w:jc w:val="center"/>
        <w:rPr>
          <w:rFonts w:cs="Arial"/>
          <w:sz w:val="40"/>
          <w:szCs w:val="40"/>
          <w:lang w:val="en-GB"/>
        </w:rPr>
      </w:pPr>
    </w:p>
    <w:p w14:paraId="775F5103" w14:textId="1EB3D189" w:rsidR="00E35A58" w:rsidRPr="0053685E" w:rsidRDefault="00E35A58" w:rsidP="00A108C2">
      <w:pPr>
        <w:jc w:val="center"/>
        <w:rPr>
          <w:rFonts w:cs="Arial"/>
          <w:sz w:val="40"/>
          <w:szCs w:val="40"/>
          <w:lang w:val="en-GB"/>
        </w:rPr>
      </w:pPr>
    </w:p>
    <w:p w14:paraId="737A288B" w14:textId="7F07A7F0" w:rsidR="00E35A58" w:rsidRPr="0053685E" w:rsidRDefault="00E35A58" w:rsidP="00A108C2">
      <w:pPr>
        <w:jc w:val="center"/>
        <w:rPr>
          <w:rFonts w:cs="Arial"/>
          <w:sz w:val="40"/>
          <w:szCs w:val="40"/>
          <w:lang w:val="en-GB"/>
        </w:rPr>
      </w:pPr>
    </w:p>
    <w:p w14:paraId="42FE8216" w14:textId="2878DA74" w:rsidR="00612C0A" w:rsidRPr="0053685E" w:rsidRDefault="00612C0A" w:rsidP="00612C0A">
      <w:pPr>
        <w:jc w:val="center"/>
        <w:rPr>
          <w:rFonts w:cs="Arial"/>
          <w:sz w:val="36"/>
          <w:szCs w:val="36"/>
          <w:lang w:val="en-GB"/>
        </w:rPr>
      </w:pPr>
    </w:p>
    <w:p w14:paraId="78C30ECE" w14:textId="60D5E9C7" w:rsidR="00612C0A" w:rsidRPr="0053685E" w:rsidRDefault="00E35A58" w:rsidP="00612C0A">
      <w:pPr>
        <w:jc w:val="center"/>
        <w:rPr>
          <w:rFonts w:cs="Arial"/>
          <w:sz w:val="32"/>
          <w:szCs w:val="32"/>
          <w:lang w:val="en-GB"/>
        </w:rPr>
      </w:pPr>
      <w:r w:rsidRPr="0053685E">
        <w:rPr>
          <w:rFonts w:cs="Arial"/>
          <w:sz w:val="32"/>
          <w:szCs w:val="32"/>
          <w:lang w:val="en-GB"/>
        </w:rPr>
        <w:t>D</w:t>
      </w:r>
      <w:r w:rsidR="00612C0A" w:rsidRPr="0053685E">
        <w:rPr>
          <w:rFonts w:cs="Arial"/>
          <w:sz w:val="32"/>
          <w:szCs w:val="32"/>
          <w:lang w:val="en-GB"/>
        </w:rPr>
        <w:t>ATA SCIENCE AND MACHINE LEARNING</w:t>
      </w:r>
    </w:p>
    <w:p w14:paraId="49923991" w14:textId="00855C2F" w:rsidR="00A108C2" w:rsidRPr="0053685E" w:rsidRDefault="00747697" w:rsidP="00A108C2">
      <w:pPr>
        <w:jc w:val="center"/>
        <w:rPr>
          <w:rFonts w:cs="Arial"/>
          <w:sz w:val="32"/>
          <w:szCs w:val="32"/>
          <w:lang w:val="en-GB"/>
          <w:rPrChange w:id="0" w:author="Ricardo Almeida" w:date="2022-06-16T19:19:00Z">
            <w:rPr>
              <w:rFonts w:cs="Arial"/>
              <w:b/>
              <w:bCs/>
              <w:sz w:val="40"/>
              <w:szCs w:val="40"/>
              <w:lang w:val="en-GB"/>
            </w:rPr>
          </w:rPrChange>
        </w:rPr>
      </w:pPr>
      <w:ins w:id="1" w:author="Ricardo Almeida" w:date="2022-06-02T19:13:00Z">
        <w:r w:rsidRPr="00A17102">
          <w:rPr>
            <w:rFonts w:cs="Arial"/>
            <w:sz w:val="32"/>
            <w:szCs w:val="32"/>
            <w:lang w:val="en-GB"/>
          </w:rPr>
          <w:t xml:space="preserve">Supervised Machine Learning </w:t>
        </w:r>
      </w:ins>
      <w:del w:id="2" w:author="Ricardo Almeida" w:date="2022-06-02T19:12:00Z">
        <w:r w:rsidR="00A108C2" w:rsidRPr="0053685E" w:rsidDel="00A537BB">
          <w:rPr>
            <w:rFonts w:cs="Arial"/>
            <w:sz w:val="32"/>
            <w:szCs w:val="32"/>
            <w:lang w:val="en-GB"/>
            <w:rPrChange w:id="3" w:author="Ricardo Almeida" w:date="2022-06-16T19:19:00Z">
              <w:rPr>
                <w:rFonts w:cs="Arial"/>
                <w:b/>
                <w:bCs/>
                <w:sz w:val="40"/>
                <w:szCs w:val="40"/>
                <w:lang w:val="en-GB"/>
              </w:rPr>
            </w:rPrChange>
          </w:rPr>
          <w:delText>BookMe</w:delText>
        </w:r>
        <w:r w:rsidR="00B35308" w:rsidRPr="0053685E" w:rsidDel="00A537BB">
          <w:rPr>
            <w:rFonts w:cs="Arial"/>
            <w:sz w:val="32"/>
            <w:szCs w:val="32"/>
            <w:lang w:val="en-GB"/>
            <w:rPrChange w:id="4" w:author="Ricardo Almeida" w:date="2022-06-16T19:19:00Z">
              <w:rPr>
                <w:rFonts w:cs="Arial"/>
                <w:b/>
                <w:bCs/>
                <w:sz w:val="40"/>
                <w:szCs w:val="40"/>
                <w:lang w:val="en-GB"/>
              </w:rPr>
            </w:rPrChange>
          </w:rPr>
          <w:delText xml:space="preserve"> </w:delText>
        </w:r>
      </w:del>
      <w:ins w:id="5" w:author="Ricardo Almeida" w:date="2022-06-02T19:12:00Z">
        <w:r w:rsidR="00A537BB" w:rsidRPr="0053685E">
          <w:rPr>
            <w:rFonts w:cs="Arial"/>
            <w:sz w:val="32"/>
            <w:szCs w:val="32"/>
            <w:lang w:val="en-GB"/>
            <w:rPrChange w:id="6" w:author="Ricardo Almeida" w:date="2022-06-16T19:19:00Z">
              <w:rPr>
                <w:rFonts w:cs="Arial"/>
                <w:b/>
                <w:bCs/>
                <w:sz w:val="40"/>
                <w:szCs w:val="40"/>
                <w:lang w:val="en-GB"/>
              </w:rPr>
            </w:rPrChange>
          </w:rPr>
          <w:t xml:space="preserve">Group </w:t>
        </w:r>
      </w:ins>
      <w:r w:rsidR="00B35308" w:rsidRPr="0053685E">
        <w:rPr>
          <w:rFonts w:cs="Arial"/>
          <w:sz w:val="32"/>
          <w:szCs w:val="32"/>
          <w:lang w:val="en-GB"/>
          <w:rPrChange w:id="7" w:author="Ricardo Almeida" w:date="2022-06-16T19:19:00Z">
            <w:rPr>
              <w:rFonts w:cs="Arial"/>
              <w:b/>
              <w:bCs/>
              <w:sz w:val="40"/>
              <w:szCs w:val="40"/>
              <w:lang w:val="en-GB"/>
            </w:rPr>
          </w:rPrChange>
        </w:rPr>
        <w:t>Project</w:t>
      </w:r>
    </w:p>
    <w:p w14:paraId="4A5F9446" w14:textId="6D38CC07" w:rsidR="00953289" w:rsidRPr="0053685E" w:rsidRDefault="00A537BB" w:rsidP="00A108C2">
      <w:pPr>
        <w:jc w:val="center"/>
        <w:rPr>
          <w:rFonts w:cs="Arial"/>
          <w:b/>
          <w:bCs/>
          <w:sz w:val="40"/>
          <w:szCs w:val="40"/>
          <w:lang w:val="en-GB"/>
        </w:rPr>
      </w:pPr>
      <w:ins w:id="8" w:author="Ricardo Almeida" w:date="2022-06-02T19:12:00Z">
        <w:r w:rsidRPr="0053685E">
          <w:rPr>
            <w:rFonts w:cs="Arial"/>
            <w:b/>
            <w:bCs/>
            <w:sz w:val="40"/>
            <w:szCs w:val="40"/>
            <w:lang w:val="en-GB"/>
          </w:rPr>
          <w:t>BookMe</w:t>
        </w:r>
      </w:ins>
    </w:p>
    <w:p w14:paraId="493889D8" w14:textId="190CFE5C" w:rsidR="00953289" w:rsidRPr="0053685E" w:rsidRDefault="00953289" w:rsidP="00A108C2">
      <w:pPr>
        <w:jc w:val="center"/>
        <w:rPr>
          <w:rFonts w:cs="Arial"/>
          <w:b/>
          <w:bCs/>
          <w:sz w:val="40"/>
          <w:szCs w:val="40"/>
          <w:lang w:val="en-GB"/>
        </w:rPr>
      </w:pPr>
    </w:p>
    <w:p w14:paraId="2286CF90" w14:textId="28D58D5F" w:rsidR="00953289" w:rsidRPr="0053685E" w:rsidRDefault="00953289" w:rsidP="00A108C2">
      <w:pPr>
        <w:jc w:val="center"/>
        <w:rPr>
          <w:rFonts w:cs="Arial"/>
          <w:b/>
          <w:bCs/>
          <w:sz w:val="40"/>
          <w:szCs w:val="40"/>
          <w:lang w:val="en-GB"/>
        </w:rPr>
      </w:pPr>
    </w:p>
    <w:p w14:paraId="239D48FC" w14:textId="6405AC5C" w:rsidR="00953289" w:rsidRPr="0053685E" w:rsidRDefault="00953289" w:rsidP="00A108C2">
      <w:pPr>
        <w:jc w:val="center"/>
        <w:rPr>
          <w:rFonts w:cs="Arial"/>
          <w:b/>
          <w:bCs/>
          <w:sz w:val="40"/>
          <w:szCs w:val="40"/>
          <w:lang w:val="en-GB"/>
        </w:rPr>
      </w:pPr>
    </w:p>
    <w:p w14:paraId="48B223D5" w14:textId="7515771F" w:rsidR="00953289" w:rsidRPr="0053685E" w:rsidRDefault="00953289" w:rsidP="00A108C2">
      <w:pPr>
        <w:jc w:val="center"/>
        <w:rPr>
          <w:rFonts w:cs="Arial"/>
          <w:b/>
          <w:bCs/>
          <w:sz w:val="40"/>
          <w:szCs w:val="40"/>
          <w:lang w:val="en-GB"/>
        </w:rPr>
      </w:pPr>
    </w:p>
    <w:p w14:paraId="5387CACF" w14:textId="1B7C4C6E" w:rsidR="00953289" w:rsidRPr="0053685E" w:rsidRDefault="00953289" w:rsidP="00A108C2">
      <w:pPr>
        <w:jc w:val="center"/>
        <w:rPr>
          <w:rFonts w:cs="Arial"/>
          <w:b/>
          <w:bCs/>
          <w:sz w:val="40"/>
          <w:szCs w:val="40"/>
          <w:lang w:val="en-GB"/>
        </w:rPr>
      </w:pPr>
    </w:p>
    <w:p w14:paraId="0A8CDAA7" w14:textId="58ACDF1B" w:rsidR="00953289" w:rsidRPr="0053685E" w:rsidRDefault="00953289" w:rsidP="00A108C2">
      <w:pPr>
        <w:jc w:val="center"/>
        <w:rPr>
          <w:rFonts w:cs="Arial"/>
          <w:b/>
          <w:bCs/>
          <w:sz w:val="40"/>
          <w:szCs w:val="40"/>
          <w:lang w:val="en-GB"/>
        </w:rPr>
      </w:pPr>
    </w:p>
    <w:p w14:paraId="4AAB3D1E" w14:textId="77777777" w:rsidR="00953289" w:rsidRPr="0053685E" w:rsidRDefault="00953289" w:rsidP="00A108C2">
      <w:pPr>
        <w:jc w:val="center"/>
        <w:rPr>
          <w:rFonts w:cs="Arial"/>
          <w:b/>
          <w:bCs/>
          <w:sz w:val="40"/>
          <w:szCs w:val="40"/>
          <w:lang w:val="en-GB"/>
        </w:rPr>
      </w:pPr>
    </w:p>
    <w:p w14:paraId="580A98EF" w14:textId="0E174988" w:rsidR="00A108C2" w:rsidRPr="0053685E" w:rsidRDefault="00A108C2" w:rsidP="00A108C2">
      <w:pPr>
        <w:jc w:val="center"/>
        <w:rPr>
          <w:rFonts w:cs="Arial"/>
          <w:sz w:val="32"/>
          <w:szCs w:val="32"/>
          <w:lang w:val="en-GB"/>
        </w:rPr>
      </w:pPr>
      <w:del w:id="9" w:author="Ricardo Almeida" w:date="2022-06-02T19:13:00Z">
        <w:r w:rsidRPr="0053685E" w:rsidDel="00747697">
          <w:rPr>
            <w:rFonts w:cs="Arial"/>
            <w:sz w:val="32"/>
            <w:szCs w:val="32"/>
            <w:lang w:val="en-GB"/>
          </w:rPr>
          <w:delText>April 17</w:delText>
        </w:r>
        <w:r w:rsidRPr="0053685E" w:rsidDel="00747697">
          <w:rPr>
            <w:rFonts w:cs="Arial"/>
            <w:sz w:val="32"/>
            <w:szCs w:val="32"/>
            <w:vertAlign w:val="superscript"/>
            <w:lang w:val="en-GB"/>
          </w:rPr>
          <w:delText>th</w:delText>
        </w:r>
      </w:del>
      <w:del w:id="10" w:author="Ricardo Almeida" w:date="2022-06-02T19:14:00Z">
        <w:r w:rsidRPr="0053685E" w:rsidDel="00747697">
          <w:rPr>
            <w:rFonts w:cs="Arial"/>
            <w:sz w:val="32"/>
            <w:szCs w:val="32"/>
            <w:lang w:val="en-GB"/>
          </w:rPr>
          <w:delText>,</w:delText>
        </w:r>
      </w:del>
      <w:ins w:id="11" w:author="Ricardo Almeida" w:date="2022-06-02T19:14:00Z">
        <w:r w:rsidR="00747697" w:rsidRPr="0053685E">
          <w:rPr>
            <w:rFonts w:cs="Arial"/>
            <w:sz w:val="32"/>
            <w:szCs w:val="32"/>
            <w:lang w:val="en-GB"/>
          </w:rPr>
          <w:t>June</w:t>
        </w:r>
      </w:ins>
      <w:r w:rsidRPr="0053685E">
        <w:rPr>
          <w:rFonts w:cs="Arial"/>
          <w:sz w:val="32"/>
          <w:szCs w:val="32"/>
          <w:lang w:val="en-GB"/>
        </w:rPr>
        <w:t xml:space="preserve"> 2022</w:t>
      </w:r>
    </w:p>
    <w:p w14:paraId="62CA6089" w14:textId="369EDF72" w:rsidR="00E35A58" w:rsidRPr="0053685E" w:rsidRDefault="00E35A58" w:rsidP="00A108C2">
      <w:pPr>
        <w:jc w:val="center"/>
        <w:rPr>
          <w:rFonts w:cs="Arial"/>
          <w:sz w:val="32"/>
          <w:szCs w:val="32"/>
          <w:lang w:val="en-GB"/>
        </w:rPr>
      </w:pPr>
    </w:p>
    <w:p w14:paraId="08975F7F" w14:textId="087862D7" w:rsidR="00E35A58" w:rsidRPr="0053685E" w:rsidRDefault="00E35A58" w:rsidP="00A108C2">
      <w:pPr>
        <w:jc w:val="center"/>
        <w:rPr>
          <w:rFonts w:cs="Arial"/>
          <w:sz w:val="32"/>
          <w:szCs w:val="32"/>
          <w:lang w:val="en-GB"/>
        </w:rPr>
      </w:pPr>
    </w:p>
    <w:p w14:paraId="2999ECB5" w14:textId="0CECF9F3" w:rsidR="00A108C2" w:rsidRPr="0053685E" w:rsidRDefault="00A108C2" w:rsidP="00A108C2">
      <w:pPr>
        <w:jc w:val="center"/>
        <w:rPr>
          <w:rFonts w:cs="Arial"/>
          <w:sz w:val="32"/>
          <w:szCs w:val="32"/>
          <w:lang w:val="en-GB"/>
        </w:rPr>
      </w:pPr>
    </w:p>
    <w:p w14:paraId="2868599B" w14:textId="2636C292" w:rsidR="00650018" w:rsidRPr="0053685E" w:rsidRDefault="00650018">
      <w:pPr>
        <w:rPr>
          <w:lang w:val="en-GB"/>
        </w:rPr>
      </w:pPr>
    </w:p>
    <w:p w14:paraId="265B2D2C" w14:textId="77777777" w:rsidR="00953289" w:rsidRPr="0053685E" w:rsidRDefault="00F7738C" w:rsidP="00953289">
      <w:pPr>
        <w:spacing w:after="160" w:line="259" w:lineRule="auto"/>
        <w:rPr>
          <w:lang w:val="en-US"/>
        </w:rPr>
      </w:pPr>
      <w:r w:rsidRPr="0053685E">
        <w:rPr>
          <w:lang w:val="en-US"/>
        </w:rPr>
        <w:br w:type="page"/>
      </w:r>
    </w:p>
    <w:p w14:paraId="4FE9AAD7" w14:textId="6C23B49A" w:rsidR="00953289" w:rsidRPr="0053685E" w:rsidRDefault="00953289" w:rsidP="00D5366E">
      <w:pPr>
        <w:rPr>
          <w:b/>
          <w:bCs/>
          <w:sz w:val="24"/>
          <w:szCs w:val="28"/>
          <w:lang w:val="en-US"/>
        </w:rPr>
      </w:pPr>
      <w:r w:rsidRPr="0053685E">
        <w:rPr>
          <w:b/>
          <w:bCs/>
          <w:sz w:val="24"/>
          <w:szCs w:val="28"/>
          <w:lang w:val="en-US"/>
        </w:rPr>
        <w:lastRenderedPageBreak/>
        <w:t>Data Science and Machine Learning</w:t>
      </w:r>
    </w:p>
    <w:p w14:paraId="414B9D57" w14:textId="048431DF" w:rsidR="000517B4" w:rsidRPr="0053685E" w:rsidRDefault="00BB3D2F" w:rsidP="00953289">
      <w:pPr>
        <w:spacing w:after="160" w:line="259" w:lineRule="auto"/>
        <w:rPr>
          <w:ins w:id="12" w:author="Ricardo Almeida" w:date="2022-06-02T19:15:00Z"/>
          <w:b/>
          <w:bCs/>
          <w:lang w:val="en-US"/>
        </w:rPr>
      </w:pPr>
      <w:ins w:id="13" w:author="Ricardo Almeida" w:date="2022-06-02T19:14:00Z">
        <w:r w:rsidRPr="0053685E">
          <w:rPr>
            <w:b/>
            <w:bCs/>
            <w:lang w:val="en-US"/>
          </w:rPr>
          <w:t xml:space="preserve">Supervised Machine Learning </w:t>
        </w:r>
      </w:ins>
      <w:ins w:id="14" w:author="Ricardo Almeida" w:date="2022-06-02T19:15:00Z">
        <w:r w:rsidR="000517B4" w:rsidRPr="0053685E">
          <w:rPr>
            <w:b/>
            <w:bCs/>
            <w:lang w:val="en-US"/>
          </w:rPr>
          <w:t>Group Project</w:t>
        </w:r>
      </w:ins>
    </w:p>
    <w:p w14:paraId="1BEEFBE9" w14:textId="1109D561" w:rsidR="00953289" w:rsidRPr="0053685E" w:rsidRDefault="00953289" w:rsidP="00953289">
      <w:pPr>
        <w:spacing w:after="160" w:line="259" w:lineRule="auto"/>
        <w:rPr>
          <w:lang w:val="en-US"/>
        </w:rPr>
      </w:pPr>
      <w:r w:rsidRPr="0053685E">
        <w:rPr>
          <w:b/>
          <w:bCs/>
          <w:lang w:val="en-US"/>
        </w:rPr>
        <w:t>BookMe</w:t>
      </w:r>
      <w:del w:id="15" w:author="Ricardo Almeida" w:date="2022-06-02T19:15:00Z">
        <w:r w:rsidR="00B35308" w:rsidRPr="0053685E" w:rsidDel="000517B4">
          <w:rPr>
            <w:b/>
            <w:bCs/>
            <w:lang w:val="en-US"/>
          </w:rPr>
          <w:delText xml:space="preserve"> Project</w:delText>
        </w:r>
      </w:del>
    </w:p>
    <w:p w14:paraId="30B844F1" w14:textId="77777777" w:rsidR="00953289" w:rsidRPr="0053685E" w:rsidRDefault="00953289" w:rsidP="00953289">
      <w:pPr>
        <w:spacing w:after="160" w:line="259" w:lineRule="auto"/>
        <w:rPr>
          <w:lang w:val="en-US"/>
        </w:rPr>
      </w:pPr>
    </w:p>
    <w:p w14:paraId="6098754E" w14:textId="77777777" w:rsidR="00953289" w:rsidRPr="0053685E" w:rsidRDefault="00953289" w:rsidP="00D5366E">
      <w:pPr>
        <w:rPr>
          <w:b/>
          <w:bCs/>
          <w:i/>
          <w:iCs/>
          <w:sz w:val="22"/>
          <w:szCs w:val="24"/>
          <w:lang w:val="pt-BR"/>
          <w:rPrChange w:id="16" w:author="Ricardo Almeida" w:date="2022-06-16T19:19:00Z">
            <w:rPr>
              <w:b/>
              <w:bCs/>
              <w:i/>
              <w:iCs/>
              <w:sz w:val="22"/>
              <w:szCs w:val="24"/>
              <w:lang w:val="en-US"/>
            </w:rPr>
          </w:rPrChange>
        </w:rPr>
      </w:pPr>
      <w:r w:rsidRPr="0053685E">
        <w:rPr>
          <w:b/>
          <w:bCs/>
          <w:i/>
          <w:iCs/>
          <w:sz w:val="22"/>
          <w:szCs w:val="24"/>
          <w:lang w:val="pt-BR"/>
          <w:rPrChange w:id="17" w:author="Ricardo Almeida" w:date="2022-06-16T19:19:00Z">
            <w:rPr>
              <w:b/>
              <w:bCs/>
              <w:i/>
              <w:iCs/>
              <w:sz w:val="22"/>
              <w:szCs w:val="24"/>
              <w:lang w:val="en-US"/>
            </w:rPr>
          </w:rPrChange>
        </w:rPr>
        <w:t>Group Members:</w:t>
      </w:r>
    </w:p>
    <w:p w14:paraId="06547FC7" w14:textId="2891496A" w:rsidR="00953289" w:rsidRPr="0053685E" w:rsidDel="00747697" w:rsidRDefault="00953289">
      <w:pPr>
        <w:spacing w:after="160" w:line="259" w:lineRule="auto"/>
        <w:rPr>
          <w:del w:id="18" w:author="Ricardo Almeida" w:date="2022-06-02T19:13:00Z"/>
          <w:i/>
          <w:iCs/>
          <w:lang w:val="pt-BR"/>
          <w:rPrChange w:id="19" w:author="Ricardo Almeida" w:date="2022-06-16T19:19:00Z">
            <w:rPr>
              <w:del w:id="20" w:author="Ricardo Almeida" w:date="2022-06-02T19:13:00Z"/>
              <w:i/>
              <w:iCs/>
              <w:lang w:val="en-GB"/>
            </w:rPr>
          </w:rPrChange>
        </w:rPr>
      </w:pPr>
      <w:r w:rsidRPr="0053685E">
        <w:rPr>
          <w:lang w:val="pt-BR"/>
          <w:rPrChange w:id="21" w:author="Ricardo Almeida" w:date="2022-06-16T19:19:00Z">
            <w:rPr>
              <w:lang w:val="en-GB"/>
            </w:rPr>
          </w:rPrChange>
        </w:rPr>
        <w:t>Mariana Dias Gil</w:t>
      </w:r>
      <w:r w:rsidR="00B65835" w:rsidRPr="0053685E">
        <w:rPr>
          <w:lang w:val="pt-BR"/>
          <w:rPrChange w:id="22" w:author="Ricardo Almeida" w:date="2022-06-16T19:19:00Z">
            <w:rPr>
              <w:lang w:val="en-GB"/>
            </w:rPr>
          </w:rPrChange>
        </w:rPr>
        <w:t xml:space="preserve">, </w:t>
      </w:r>
      <w:r w:rsidR="00B65835" w:rsidRPr="0053685E">
        <w:rPr>
          <w:i/>
          <w:iCs/>
          <w:lang w:val="pt-BR"/>
          <w:rPrChange w:id="23" w:author="Ricardo Almeida" w:date="2022-06-16T19:19:00Z">
            <w:rPr>
              <w:i/>
              <w:iCs/>
              <w:lang w:val="en-GB"/>
            </w:rPr>
          </w:rPrChange>
        </w:rPr>
        <w:t>nº 20211043</w:t>
      </w:r>
    </w:p>
    <w:p w14:paraId="35395C06" w14:textId="4C3DE84F" w:rsidR="00F67A48" w:rsidRPr="0053685E" w:rsidRDefault="00F67A48" w:rsidP="00747697">
      <w:pPr>
        <w:spacing w:after="160" w:line="259" w:lineRule="auto"/>
        <w:rPr>
          <w:i/>
          <w:iCs/>
        </w:rPr>
      </w:pPr>
      <w:del w:id="24" w:author="Ricardo Almeida" w:date="2022-06-02T19:13:00Z">
        <w:r w:rsidRPr="0053685E" w:rsidDel="00747697">
          <w:delText xml:space="preserve">Pedro Bernardes, </w:delText>
        </w:r>
        <w:r w:rsidRPr="0053685E" w:rsidDel="00747697">
          <w:rPr>
            <w:i/>
            <w:iCs/>
          </w:rPr>
          <w:delText>nº20211774</w:delText>
        </w:r>
      </w:del>
    </w:p>
    <w:p w14:paraId="16D68016" w14:textId="26C6CA7E" w:rsidR="00953289" w:rsidRPr="0053685E" w:rsidRDefault="00953289" w:rsidP="00953289">
      <w:pPr>
        <w:spacing w:after="160" w:line="259" w:lineRule="auto"/>
      </w:pPr>
      <w:r w:rsidRPr="0053685E">
        <w:t>Ricardo Daniel Pacheco De Almeida</w:t>
      </w:r>
      <w:r w:rsidR="00B65835" w:rsidRPr="0053685E">
        <w:t xml:space="preserve">, </w:t>
      </w:r>
      <w:r w:rsidR="00B65835" w:rsidRPr="0053685E">
        <w:rPr>
          <w:i/>
          <w:iCs/>
        </w:rPr>
        <w:t>nº 20201335</w:t>
      </w:r>
    </w:p>
    <w:p w14:paraId="6A2E1D4C" w14:textId="08906F2A" w:rsidR="00A108C2" w:rsidRPr="0053685E" w:rsidRDefault="00953289" w:rsidP="00953289">
      <w:pPr>
        <w:spacing w:after="160" w:line="259" w:lineRule="auto"/>
      </w:pPr>
      <w:r w:rsidRPr="0053685E">
        <w:t>Soraia Andreia Anselmo Alves</w:t>
      </w:r>
      <w:r w:rsidR="00B65835" w:rsidRPr="0053685E">
        <w:t xml:space="preserve">, </w:t>
      </w:r>
      <w:r w:rsidR="00B65835" w:rsidRPr="0053685E">
        <w:rPr>
          <w:i/>
          <w:iCs/>
        </w:rPr>
        <w:t>nº 20201840</w:t>
      </w:r>
      <w:r w:rsidRPr="0053685E">
        <w:t xml:space="preserve"> </w:t>
      </w:r>
      <w:r w:rsidR="00A108C2" w:rsidRPr="0053685E">
        <w:br w:type="page"/>
      </w:r>
    </w:p>
    <w:sdt>
      <w:sdtPr>
        <w:rPr>
          <w:rFonts w:ascii="Arial" w:eastAsiaTheme="minorHAnsi" w:hAnsi="Arial" w:cstheme="minorBidi"/>
          <w:color w:val="auto"/>
          <w:sz w:val="20"/>
          <w:szCs w:val="22"/>
          <w:lang w:val="pt-PT"/>
        </w:rPr>
        <w:id w:val="1415127930"/>
        <w:docPartObj>
          <w:docPartGallery w:val="Table of Contents"/>
          <w:docPartUnique/>
        </w:docPartObj>
      </w:sdtPr>
      <w:sdtEndPr>
        <w:rPr>
          <w:b/>
          <w:bCs/>
          <w:noProof/>
        </w:rPr>
      </w:sdtEndPr>
      <w:sdtContent>
        <w:p w14:paraId="53263CE1" w14:textId="08F985CB" w:rsidR="00F7738C" w:rsidRPr="0053685E" w:rsidRDefault="00F7738C">
          <w:pPr>
            <w:pStyle w:val="TOCHeading"/>
            <w:rPr>
              <w:rStyle w:val="Heading1Char"/>
              <w:color w:val="auto"/>
            </w:rPr>
          </w:pPr>
          <w:r w:rsidRPr="0053685E">
            <w:rPr>
              <w:rStyle w:val="Heading1Char"/>
              <w:color w:val="auto"/>
            </w:rPr>
            <w:t>Table of Contents</w:t>
          </w:r>
        </w:p>
        <w:p w14:paraId="5B1B2FEA" w14:textId="02BB9065" w:rsidR="00A41256" w:rsidRPr="0053685E" w:rsidRDefault="00F7738C">
          <w:pPr>
            <w:pStyle w:val="TOC1"/>
            <w:tabs>
              <w:tab w:val="right" w:leader="dot" w:pos="9016"/>
            </w:tabs>
            <w:rPr>
              <w:ins w:id="25" w:author="Ricardo Almeida" w:date="2022-06-16T16:41:00Z"/>
              <w:rFonts w:asciiTheme="minorHAnsi" w:eastAsiaTheme="minorEastAsia" w:hAnsiTheme="minorHAnsi"/>
              <w:noProof/>
              <w:sz w:val="22"/>
              <w:lang w:val="en-GB" w:eastAsia="en-GB"/>
            </w:rPr>
          </w:pPr>
          <w:r w:rsidRPr="0053685E">
            <w:fldChar w:fldCharType="begin"/>
          </w:r>
          <w:r w:rsidRPr="0053685E">
            <w:instrText xml:space="preserve"> TOC \o "1-3" \h \z \u </w:instrText>
          </w:r>
          <w:r w:rsidRPr="0053685E">
            <w:fldChar w:fldCharType="separate"/>
          </w:r>
          <w:ins w:id="26" w:author="Ricardo Almeida" w:date="2022-06-16T16:41:00Z">
            <w:r w:rsidR="00A41256" w:rsidRPr="0053685E">
              <w:rPr>
                <w:rStyle w:val="Hyperlink"/>
                <w:noProof/>
              </w:rPr>
              <w:fldChar w:fldCharType="begin"/>
            </w:r>
            <w:r w:rsidR="00A41256" w:rsidRPr="0053685E">
              <w:rPr>
                <w:rStyle w:val="Hyperlink"/>
                <w:noProof/>
              </w:rPr>
              <w:instrText xml:space="preserve"> </w:instrText>
            </w:r>
            <w:r w:rsidR="00A41256" w:rsidRPr="0053685E">
              <w:rPr>
                <w:noProof/>
              </w:rPr>
              <w:instrText>HYPERLINK \l "_Toc106290104"</w:instrText>
            </w:r>
            <w:r w:rsidR="00A41256" w:rsidRPr="0053685E">
              <w:rPr>
                <w:rStyle w:val="Hyperlink"/>
                <w:noProof/>
              </w:rPr>
              <w:instrText xml:space="preserve"> </w:instrText>
            </w:r>
            <w:r w:rsidR="00A41256" w:rsidRPr="0053685E">
              <w:rPr>
                <w:rStyle w:val="Hyperlink"/>
                <w:noProof/>
              </w:rPr>
              <w:fldChar w:fldCharType="separate"/>
            </w:r>
            <w:r w:rsidR="00A41256" w:rsidRPr="0053685E">
              <w:rPr>
                <w:rStyle w:val="Hyperlink"/>
                <w:noProof/>
                <w:lang w:val="en-US"/>
              </w:rPr>
              <w:t>Table of Methodologies’ Description</w:t>
            </w:r>
            <w:r w:rsidR="00A41256" w:rsidRPr="0053685E">
              <w:rPr>
                <w:noProof/>
                <w:webHidden/>
              </w:rPr>
              <w:tab/>
            </w:r>
            <w:r w:rsidR="00A41256" w:rsidRPr="0053685E">
              <w:rPr>
                <w:noProof/>
                <w:webHidden/>
              </w:rPr>
              <w:fldChar w:fldCharType="begin"/>
            </w:r>
            <w:r w:rsidR="00A41256" w:rsidRPr="0053685E">
              <w:rPr>
                <w:noProof/>
                <w:webHidden/>
              </w:rPr>
              <w:instrText xml:space="preserve"> PAGEREF _Toc106290104 \h </w:instrText>
            </w:r>
          </w:ins>
          <w:r w:rsidR="00A41256" w:rsidRPr="0053685E">
            <w:rPr>
              <w:noProof/>
              <w:webHidden/>
            </w:rPr>
          </w:r>
          <w:r w:rsidR="00A41256" w:rsidRPr="0053685E">
            <w:rPr>
              <w:noProof/>
              <w:webHidden/>
            </w:rPr>
            <w:fldChar w:fldCharType="separate"/>
          </w:r>
          <w:ins w:id="27" w:author="Ricardo Almeida" w:date="2022-06-16T16:41:00Z">
            <w:r w:rsidR="00A41256" w:rsidRPr="0053685E">
              <w:rPr>
                <w:noProof/>
                <w:webHidden/>
              </w:rPr>
              <w:t>5</w:t>
            </w:r>
            <w:r w:rsidR="00A41256" w:rsidRPr="0053685E">
              <w:rPr>
                <w:noProof/>
                <w:webHidden/>
              </w:rPr>
              <w:fldChar w:fldCharType="end"/>
            </w:r>
            <w:r w:rsidR="00A41256" w:rsidRPr="0053685E">
              <w:rPr>
                <w:rStyle w:val="Hyperlink"/>
                <w:noProof/>
              </w:rPr>
              <w:fldChar w:fldCharType="end"/>
            </w:r>
          </w:ins>
        </w:p>
        <w:p w14:paraId="3D0A118E" w14:textId="0700F24C" w:rsidR="00A41256" w:rsidRPr="0053685E" w:rsidRDefault="00A41256">
          <w:pPr>
            <w:pStyle w:val="TOC1"/>
            <w:tabs>
              <w:tab w:val="right" w:leader="dot" w:pos="9016"/>
            </w:tabs>
            <w:rPr>
              <w:ins w:id="28" w:author="Ricardo Almeida" w:date="2022-06-16T16:41:00Z"/>
              <w:rFonts w:asciiTheme="minorHAnsi" w:eastAsiaTheme="minorEastAsia" w:hAnsiTheme="minorHAnsi"/>
              <w:noProof/>
              <w:sz w:val="22"/>
              <w:lang w:val="en-GB" w:eastAsia="en-GB"/>
            </w:rPr>
          </w:pPr>
          <w:ins w:id="29" w:author="Ricardo Almeida" w:date="2022-06-16T16:41:00Z">
            <w:r w:rsidRPr="0053685E">
              <w:rPr>
                <w:rStyle w:val="Hyperlink"/>
                <w:noProof/>
              </w:rPr>
              <w:fldChar w:fldCharType="begin"/>
            </w:r>
            <w:r w:rsidRPr="0053685E">
              <w:rPr>
                <w:rStyle w:val="Hyperlink"/>
                <w:noProof/>
              </w:rPr>
              <w:instrText xml:space="preserve"> </w:instrText>
            </w:r>
            <w:r w:rsidRPr="0053685E">
              <w:rPr>
                <w:noProof/>
              </w:rPr>
              <w:instrText>HYPERLINK \l "_Toc106290105"</w:instrText>
            </w:r>
            <w:r w:rsidRPr="0053685E">
              <w:rPr>
                <w:rStyle w:val="Hyperlink"/>
                <w:noProof/>
              </w:rPr>
              <w:instrText xml:space="preserve"> </w:instrText>
            </w:r>
            <w:r w:rsidRPr="0053685E">
              <w:rPr>
                <w:rStyle w:val="Hyperlink"/>
                <w:noProof/>
              </w:rPr>
              <w:fldChar w:fldCharType="separate"/>
            </w:r>
            <w:r w:rsidRPr="0053685E">
              <w:rPr>
                <w:rStyle w:val="Hyperlink"/>
                <w:noProof/>
                <w:lang w:val="en-US"/>
              </w:rPr>
              <w:t>Table of Figures</w:t>
            </w:r>
            <w:r w:rsidRPr="0053685E">
              <w:rPr>
                <w:noProof/>
                <w:webHidden/>
              </w:rPr>
              <w:tab/>
            </w:r>
            <w:r w:rsidRPr="0053685E">
              <w:rPr>
                <w:noProof/>
                <w:webHidden/>
              </w:rPr>
              <w:fldChar w:fldCharType="begin"/>
            </w:r>
            <w:r w:rsidRPr="0053685E">
              <w:rPr>
                <w:noProof/>
                <w:webHidden/>
              </w:rPr>
              <w:instrText xml:space="preserve"> PAGEREF _Toc106290105 \h </w:instrText>
            </w:r>
          </w:ins>
          <w:r w:rsidRPr="0053685E">
            <w:rPr>
              <w:noProof/>
              <w:webHidden/>
            </w:rPr>
          </w:r>
          <w:r w:rsidRPr="0053685E">
            <w:rPr>
              <w:noProof/>
              <w:webHidden/>
            </w:rPr>
            <w:fldChar w:fldCharType="separate"/>
          </w:r>
          <w:ins w:id="30" w:author="Ricardo Almeida" w:date="2022-06-16T16:41:00Z">
            <w:r w:rsidRPr="0053685E">
              <w:rPr>
                <w:noProof/>
                <w:webHidden/>
              </w:rPr>
              <w:t>6</w:t>
            </w:r>
            <w:r w:rsidRPr="0053685E">
              <w:rPr>
                <w:noProof/>
                <w:webHidden/>
              </w:rPr>
              <w:fldChar w:fldCharType="end"/>
            </w:r>
            <w:r w:rsidRPr="0053685E">
              <w:rPr>
                <w:rStyle w:val="Hyperlink"/>
                <w:noProof/>
              </w:rPr>
              <w:fldChar w:fldCharType="end"/>
            </w:r>
          </w:ins>
        </w:p>
        <w:p w14:paraId="46503D7E" w14:textId="4677BAA5" w:rsidR="00A41256" w:rsidRPr="0053685E" w:rsidRDefault="00A41256">
          <w:pPr>
            <w:pStyle w:val="TOC1"/>
            <w:tabs>
              <w:tab w:val="left" w:pos="400"/>
              <w:tab w:val="right" w:leader="dot" w:pos="9016"/>
            </w:tabs>
            <w:rPr>
              <w:ins w:id="31" w:author="Ricardo Almeida" w:date="2022-06-16T16:41:00Z"/>
              <w:rFonts w:asciiTheme="minorHAnsi" w:eastAsiaTheme="minorEastAsia" w:hAnsiTheme="minorHAnsi"/>
              <w:noProof/>
              <w:sz w:val="22"/>
              <w:lang w:val="en-GB" w:eastAsia="en-GB"/>
            </w:rPr>
          </w:pPr>
          <w:ins w:id="32" w:author="Ricardo Almeida" w:date="2022-06-16T16:41:00Z">
            <w:r w:rsidRPr="0053685E">
              <w:rPr>
                <w:rStyle w:val="Hyperlink"/>
                <w:noProof/>
              </w:rPr>
              <w:fldChar w:fldCharType="begin"/>
            </w:r>
            <w:r w:rsidRPr="0053685E">
              <w:rPr>
                <w:rStyle w:val="Hyperlink"/>
                <w:noProof/>
              </w:rPr>
              <w:instrText xml:space="preserve"> </w:instrText>
            </w:r>
            <w:r w:rsidRPr="0053685E">
              <w:rPr>
                <w:noProof/>
              </w:rPr>
              <w:instrText>HYPERLINK \l "_Toc106290106"</w:instrText>
            </w:r>
            <w:r w:rsidRPr="0053685E">
              <w:rPr>
                <w:rStyle w:val="Hyperlink"/>
                <w:noProof/>
              </w:rPr>
              <w:instrText xml:space="preserve"> </w:instrText>
            </w:r>
            <w:r w:rsidRPr="0053685E">
              <w:rPr>
                <w:rStyle w:val="Hyperlink"/>
                <w:noProof/>
              </w:rPr>
              <w:fldChar w:fldCharType="separate"/>
            </w:r>
            <w:r w:rsidRPr="0053685E">
              <w:rPr>
                <w:rStyle w:val="Hyperlink"/>
                <w:noProof/>
                <w:lang w:val="en-US"/>
              </w:rPr>
              <w:t>1.</w:t>
            </w:r>
            <w:r w:rsidRPr="0053685E">
              <w:rPr>
                <w:rFonts w:asciiTheme="minorHAnsi" w:eastAsiaTheme="minorEastAsia" w:hAnsiTheme="minorHAnsi"/>
                <w:noProof/>
                <w:sz w:val="22"/>
                <w:lang w:val="en-GB" w:eastAsia="en-GB"/>
              </w:rPr>
              <w:tab/>
            </w:r>
            <w:r w:rsidRPr="0053685E">
              <w:rPr>
                <w:rStyle w:val="Hyperlink"/>
                <w:noProof/>
                <w:lang w:val="en-US"/>
              </w:rPr>
              <w:t>Introduction and Methodology</w:t>
            </w:r>
            <w:r w:rsidRPr="0053685E">
              <w:rPr>
                <w:noProof/>
                <w:webHidden/>
              </w:rPr>
              <w:tab/>
            </w:r>
            <w:r w:rsidRPr="0053685E">
              <w:rPr>
                <w:noProof/>
                <w:webHidden/>
              </w:rPr>
              <w:fldChar w:fldCharType="begin"/>
            </w:r>
            <w:r w:rsidRPr="0053685E">
              <w:rPr>
                <w:noProof/>
                <w:webHidden/>
              </w:rPr>
              <w:instrText xml:space="preserve"> PAGEREF _Toc106290106 \h </w:instrText>
            </w:r>
          </w:ins>
          <w:r w:rsidRPr="0053685E">
            <w:rPr>
              <w:noProof/>
              <w:webHidden/>
            </w:rPr>
          </w:r>
          <w:r w:rsidRPr="0053685E">
            <w:rPr>
              <w:noProof/>
              <w:webHidden/>
            </w:rPr>
            <w:fldChar w:fldCharType="separate"/>
          </w:r>
          <w:ins w:id="33" w:author="Ricardo Almeida" w:date="2022-06-16T16:41:00Z">
            <w:r w:rsidRPr="0053685E">
              <w:rPr>
                <w:noProof/>
                <w:webHidden/>
              </w:rPr>
              <w:t>7</w:t>
            </w:r>
            <w:r w:rsidRPr="0053685E">
              <w:rPr>
                <w:noProof/>
                <w:webHidden/>
              </w:rPr>
              <w:fldChar w:fldCharType="end"/>
            </w:r>
            <w:r w:rsidRPr="0053685E">
              <w:rPr>
                <w:rStyle w:val="Hyperlink"/>
                <w:noProof/>
              </w:rPr>
              <w:fldChar w:fldCharType="end"/>
            </w:r>
          </w:ins>
        </w:p>
        <w:p w14:paraId="0F53DA80" w14:textId="577DAB40" w:rsidR="00A41256" w:rsidRPr="0053685E" w:rsidRDefault="00A41256">
          <w:pPr>
            <w:pStyle w:val="TOC1"/>
            <w:tabs>
              <w:tab w:val="left" w:pos="400"/>
              <w:tab w:val="right" w:leader="dot" w:pos="9016"/>
            </w:tabs>
            <w:rPr>
              <w:ins w:id="34" w:author="Ricardo Almeida" w:date="2022-06-16T16:41:00Z"/>
              <w:rFonts w:asciiTheme="minorHAnsi" w:eastAsiaTheme="minorEastAsia" w:hAnsiTheme="minorHAnsi"/>
              <w:noProof/>
              <w:sz w:val="22"/>
              <w:lang w:val="en-GB" w:eastAsia="en-GB"/>
            </w:rPr>
          </w:pPr>
          <w:ins w:id="35" w:author="Ricardo Almeida" w:date="2022-06-16T16:41:00Z">
            <w:r w:rsidRPr="0053685E">
              <w:rPr>
                <w:rStyle w:val="Hyperlink"/>
                <w:noProof/>
              </w:rPr>
              <w:fldChar w:fldCharType="begin"/>
            </w:r>
            <w:r w:rsidRPr="0053685E">
              <w:rPr>
                <w:rStyle w:val="Hyperlink"/>
                <w:noProof/>
              </w:rPr>
              <w:instrText xml:space="preserve"> </w:instrText>
            </w:r>
            <w:r w:rsidRPr="0053685E">
              <w:rPr>
                <w:noProof/>
              </w:rPr>
              <w:instrText>HYPERLINK \l "_Toc106290107"</w:instrText>
            </w:r>
            <w:r w:rsidRPr="0053685E">
              <w:rPr>
                <w:rStyle w:val="Hyperlink"/>
                <w:noProof/>
              </w:rPr>
              <w:instrText xml:space="preserve"> </w:instrText>
            </w:r>
            <w:r w:rsidRPr="0053685E">
              <w:rPr>
                <w:rStyle w:val="Hyperlink"/>
                <w:noProof/>
              </w:rPr>
              <w:fldChar w:fldCharType="separate"/>
            </w:r>
            <w:r w:rsidRPr="0053685E">
              <w:rPr>
                <w:rStyle w:val="Hyperlink"/>
                <w:noProof/>
                <w:lang w:val="en-US"/>
              </w:rPr>
              <w:t>2.</w:t>
            </w:r>
            <w:r w:rsidRPr="0053685E">
              <w:rPr>
                <w:rFonts w:asciiTheme="minorHAnsi" w:eastAsiaTheme="minorEastAsia" w:hAnsiTheme="minorHAnsi"/>
                <w:noProof/>
                <w:sz w:val="22"/>
                <w:lang w:val="en-GB" w:eastAsia="en-GB"/>
              </w:rPr>
              <w:tab/>
            </w:r>
            <w:r w:rsidRPr="0053685E">
              <w:rPr>
                <w:rStyle w:val="Hyperlink"/>
                <w:noProof/>
                <w:lang w:val="en-US"/>
              </w:rPr>
              <w:t>Data Exploration</w:t>
            </w:r>
            <w:r w:rsidRPr="0053685E">
              <w:rPr>
                <w:noProof/>
                <w:webHidden/>
              </w:rPr>
              <w:tab/>
            </w:r>
            <w:r w:rsidRPr="0053685E">
              <w:rPr>
                <w:noProof/>
                <w:webHidden/>
              </w:rPr>
              <w:fldChar w:fldCharType="begin"/>
            </w:r>
            <w:r w:rsidRPr="0053685E">
              <w:rPr>
                <w:noProof/>
                <w:webHidden/>
              </w:rPr>
              <w:instrText xml:space="preserve"> PAGEREF _Toc106290107 \h </w:instrText>
            </w:r>
          </w:ins>
          <w:r w:rsidRPr="0053685E">
            <w:rPr>
              <w:noProof/>
              <w:webHidden/>
            </w:rPr>
          </w:r>
          <w:r w:rsidRPr="0053685E">
            <w:rPr>
              <w:noProof/>
              <w:webHidden/>
            </w:rPr>
            <w:fldChar w:fldCharType="separate"/>
          </w:r>
          <w:ins w:id="36" w:author="Ricardo Almeida" w:date="2022-06-16T16:41:00Z">
            <w:r w:rsidRPr="0053685E">
              <w:rPr>
                <w:noProof/>
                <w:webHidden/>
              </w:rPr>
              <w:t>7</w:t>
            </w:r>
            <w:r w:rsidRPr="0053685E">
              <w:rPr>
                <w:noProof/>
                <w:webHidden/>
              </w:rPr>
              <w:fldChar w:fldCharType="end"/>
            </w:r>
            <w:r w:rsidRPr="0053685E">
              <w:rPr>
                <w:rStyle w:val="Hyperlink"/>
                <w:noProof/>
              </w:rPr>
              <w:fldChar w:fldCharType="end"/>
            </w:r>
          </w:ins>
        </w:p>
        <w:p w14:paraId="1EF21E2B" w14:textId="7E2F946E" w:rsidR="00A41256" w:rsidRPr="0053685E" w:rsidRDefault="00A41256">
          <w:pPr>
            <w:pStyle w:val="TOC1"/>
            <w:tabs>
              <w:tab w:val="left" w:pos="400"/>
              <w:tab w:val="right" w:leader="dot" w:pos="9016"/>
            </w:tabs>
            <w:rPr>
              <w:ins w:id="37" w:author="Ricardo Almeida" w:date="2022-06-16T16:41:00Z"/>
              <w:rFonts w:asciiTheme="minorHAnsi" w:eastAsiaTheme="minorEastAsia" w:hAnsiTheme="minorHAnsi"/>
              <w:noProof/>
              <w:sz w:val="22"/>
              <w:lang w:val="en-GB" w:eastAsia="en-GB"/>
            </w:rPr>
          </w:pPr>
          <w:ins w:id="38" w:author="Ricardo Almeida" w:date="2022-06-16T16:41:00Z">
            <w:r w:rsidRPr="0053685E">
              <w:rPr>
                <w:rStyle w:val="Hyperlink"/>
                <w:noProof/>
              </w:rPr>
              <w:fldChar w:fldCharType="begin"/>
            </w:r>
            <w:r w:rsidRPr="0053685E">
              <w:rPr>
                <w:rStyle w:val="Hyperlink"/>
                <w:noProof/>
              </w:rPr>
              <w:instrText xml:space="preserve"> </w:instrText>
            </w:r>
            <w:r w:rsidRPr="0053685E">
              <w:rPr>
                <w:noProof/>
              </w:rPr>
              <w:instrText>HYPERLINK \l "_Toc106290111"</w:instrText>
            </w:r>
            <w:r w:rsidRPr="0053685E">
              <w:rPr>
                <w:rStyle w:val="Hyperlink"/>
                <w:noProof/>
              </w:rPr>
              <w:instrText xml:space="preserve"> </w:instrText>
            </w:r>
            <w:r w:rsidRPr="0053685E">
              <w:rPr>
                <w:rStyle w:val="Hyperlink"/>
                <w:noProof/>
              </w:rPr>
              <w:fldChar w:fldCharType="separate"/>
            </w:r>
            <w:r w:rsidRPr="0053685E">
              <w:rPr>
                <w:rStyle w:val="Hyperlink"/>
                <w:noProof/>
                <w:lang w:val="en-US"/>
              </w:rPr>
              <w:t>2.</w:t>
            </w:r>
            <w:r w:rsidRPr="0053685E">
              <w:rPr>
                <w:rFonts w:asciiTheme="minorHAnsi" w:eastAsiaTheme="minorEastAsia" w:hAnsiTheme="minorHAnsi"/>
                <w:noProof/>
                <w:sz w:val="22"/>
                <w:lang w:val="en-GB" w:eastAsia="en-GB"/>
              </w:rPr>
              <w:tab/>
            </w:r>
            <w:r w:rsidRPr="0053685E">
              <w:rPr>
                <w:rStyle w:val="Hyperlink"/>
                <w:noProof/>
                <w:lang w:val="en-US"/>
              </w:rPr>
              <w:t>Data Pre-processing</w:t>
            </w:r>
            <w:r w:rsidRPr="0053685E">
              <w:rPr>
                <w:noProof/>
                <w:webHidden/>
              </w:rPr>
              <w:tab/>
            </w:r>
            <w:r w:rsidRPr="0053685E">
              <w:rPr>
                <w:noProof/>
                <w:webHidden/>
              </w:rPr>
              <w:fldChar w:fldCharType="begin"/>
            </w:r>
            <w:r w:rsidRPr="0053685E">
              <w:rPr>
                <w:noProof/>
                <w:webHidden/>
              </w:rPr>
              <w:instrText xml:space="preserve"> PAGEREF _Toc106290111 \h </w:instrText>
            </w:r>
          </w:ins>
          <w:r w:rsidRPr="0053685E">
            <w:rPr>
              <w:noProof/>
              <w:webHidden/>
            </w:rPr>
          </w:r>
          <w:r w:rsidRPr="0053685E">
            <w:rPr>
              <w:noProof/>
              <w:webHidden/>
            </w:rPr>
            <w:fldChar w:fldCharType="separate"/>
          </w:r>
          <w:ins w:id="39" w:author="Ricardo Almeida" w:date="2022-06-16T16:41:00Z">
            <w:r w:rsidRPr="0053685E">
              <w:rPr>
                <w:noProof/>
                <w:webHidden/>
              </w:rPr>
              <w:t>7</w:t>
            </w:r>
            <w:r w:rsidRPr="0053685E">
              <w:rPr>
                <w:noProof/>
                <w:webHidden/>
              </w:rPr>
              <w:fldChar w:fldCharType="end"/>
            </w:r>
            <w:r w:rsidRPr="0053685E">
              <w:rPr>
                <w:rStyle w:val="Hyperlink"/>
                <w:noProof/>
              </w:rPr>
              <w:fldChar w:fldCharType="end"/>
            </w:r>
          </w:ins>
        </w:p>
        <w:p w14:paraId="497C1DE7" w14:textId="5BA357C9" w:rsidR="00A41256" w:rsidRPr="0053685E" w:rsidRDefault="00A41256">
          <w:pPr>
            <w:pStyle w:val="TOC1"/>
            <w:tabs>
              <w:tab w:val="left" w:pos="400"/>
              <w:tab w:val="right" w:leader="dot" w:pos="9016"/>
            </w:tabs>
            <w:rPr>
              <w:ins w:id="40" w:author="Ricardo Almeida" w:date="2022-06-16T16:41:00Z"/>
              <w:rFonts w:asciiTheme="minorHAnsi" w:eastAsiaTheme="minorEastAsia" w:hAnsiTheme="minorHAnsi"/>
              <w:noProof/>
              <w:sz w:val="22"/>
              <w:lang w:val="en-GB" w:eastAsia="en-GB"/>
            </w:rPr>
          </w:pPr>
          <w:ins w:id="41" w:author="Ricardo Almeida" w:date="2022-06-16T16:41:00Z">
            <w:r w:rsidRPr="0053685E">
              <w:rPr>
                <w:rStyle w:val="Hyperlink"/>
                <w:noProof/>
              </w:rPr>
              <w:fldChar w:fldCharType="begin"/>
            </w:r>
            <w:r w:rsidRPr="0053685E">
              <w:rPr>
                <w:rStyle w:val="Hyperlink"/>
                <w:noProof/>
              </w:rPr>
              <w:instrText xml:space="preserve"> </w:instrText>
            </w:r>
            <w:r w:rsidRPr="0053685E">
              <w:rPr>
                <w:noProof/>
              </w:rPr>
              <w:instrText>HYPERLINK \l "_Toc106290112"</w:instrText>
            </w:r>
            <w:r w:rsidRPr="0053685E">
              <w:rPr>
                <w:rStyle w:val="Hyperlink"/>
                <w:noProof/>
              </w:rPr>
              <w:instrText xml:space="preserve"> </w:instrText>
            </w:r>
            <w:r w:rsidRPr="0053685E">
              <w:rPr>
                <w:rStyle w:val="Hyperlink"/>
                <w:noProof/>
              </w:rPr>
              <w:fldChar w:fldCharType="separate"/>
            </w:r>
            <w:r w:rsidRPr="0053685E">
              <w:rPr>
                <w:rStyle w:val="Hyperlink"/>
                <w:noProof/>
                <w:lang w:val="en-US"/>
              </w:rPr>
              <w:t>3.</w:t>
            </w:r>
            <w:r w:rsidRPr="0053685E">
              <w:rPr>
                <w:rFonts w:asciiTheme="minorHAnsi" w:eastAsiaTheme="minorEastAsia" w:hAnsiTheme="minorHAnsi"/>
                <w:noProof/>
                <w:sz w:val="22"/>
                <w:lang w:val="en-GB" w:eastAsia="en-GB"/>
              </w:rPr>
              <w:tab/>
            </w:r>
            <w:r w:rsidRPr="0053685E">
              <w:rPr>
                <w:rStyle w:val="Hyperlink"/>
                <w:noProof/>
                <w:lang w:val="en-US"/>
              </w:rPr>
              <w:t>Modelling</w:t>
            </w:r>
            <w:r w:rsidRPr="0053685E">
              <w:rPr>
                <w:noProof/>
                <w:webHidden/>
              </w:rPr>
              <w:tab/>
            </w:r>
            <w:r w:rsidRPr="0053685E">
              <w:rPr>
                <w:noProof/>
                <w:webHidden/>
              </w:rPr>
              <w:fldChar w:fldCharType="begin"/>
            </w:r>
            <w:r w:rsidRPr="0053685E">
              <w:rPr>
                <w:noProof/>
                <w:webHidden/>
              </w:rPr>
              <w:instrText xml:space="preserve"> PAGEREF _Toc106290112 \h </w:instrText>
            </w:r>
          </w:ins>
          <w:r w:rsidRPr="0053685E">
            <w:rPr>
              <w:noProof/>
              <w:webHidden/>
            </w:rPr>
          </w:r>
          <w:r w:rsidRPr="0053685E">
            <w:rPr>
              <w:noProof/>
              <w:webHidden/>
            </w:rPr>
            <w:fldChar w:fldCharType="separate"/>
          </w:r>
          <w:ins w:id="42" w:author="Ricardo Almeida" w:date="2022-06-16T16:41:00Z">
            <w:r w:rsidRPr="0053685E">
              <w:rPr>
                <w:noProof/>
                <w:webHidden/>
              </w:rPr>
              <w:t>7</w:t>
            </w:r>
            <w:r w:rsidRPr="0053685E">
              <w:rPr>
                <w:noProof/>
                <w:webHidden/>
              </w:rPr>
              <w:fldChar w:fldCharType="end"/>
            </w:r>
            <w:r w:rsidRPr="0053685E">
              <w:rPr>
                <w:rStyle w:val="Hyperlink"/>
                <w:noProof/>
              </w:rPr>
              <w:fldChar w:fldCharType="end"/>
            </w:r>
          </w:ins>
        </w:p>
        <w:p w14:paraId="39940F4B" w14:textId="632C4442" w:rsidR="00A41256" w:rsidRPr="0053685E" w:rsidRDefault="00A41256">
          <w:pPr>
            <w:pStyle w:val="TOC1"/>
            <w:tabs>
              <w:tab w:val="left" w:pos="400"/>
              <w:tab w:val="right" w:leader="dot" w:pos="9016"/>
            </w:tabs>
            <w:rPr>
              <w:ins w:id="43" w:author="Ricardo Almeida" w:date="2022-06-16T16:41:00Z"/>
              <w:rFonts w:asciiTheme="minorHAnsi" w:eastAsiaTheme="minorEastAsia" w:hAnsiTheme="minorHAnsi"/>
              <w:noProof/>
              <w:sz w:val="22"/>
              <w:lang w:val="en-GB" w:eastAsia="en-GB"/>
            </w:rPr>
          </w:pPr>
          <w:ins w:id="44" w:author="Ricardo Almeida" w:date="2022-06-16T16:41:00Z">
            <w:r w:rsidRPr="0053685E">
              <w:rPr>
                <w:rStyle w:val="Hyperlink"/>
                <w:noProof/>
              </w:rPr>
              <w:fldChar w:fldCharType="begin"/>
            </w:r>
            <w:r w:rsidRPr="0053685E">
              <w:rPr>
                <w:rStyle w:val="Hyperlink"/>
                <w:noProof/>
              </w:rPr>
              <w:instrText xml:space="preserve"> </w:instrText>
            </w:r>
            <w:r w:rsidRPr="0053685E">
              <w:rPr>
                <w:noProof/>
              </w:rPr>
              <w:instrText>HYPERLINK \l "_Toc106290113"</w:instrText>
            </w:r>
            <w:r w:rsidRPr="0053685E">
              <w:rPr>
                <w:rStyle w:val="Hyperlink"/>
                <w:noProof/>
              </w:rPr>
              <w:instrText xml:space="preserve"> </w:instrText>
            </w:r>
            <w:r w:rsidRPr="0053685E">
              <w:rPr>
                <w:rStyle w:val="Hyperlink"/>
                <w:noProof/>
              </w:rPr>
              <w:fldChar w:fldCharType="separate"/>
            </w:r>
            <w:r w:rsidRPr="0053685E">
              <w:rPr>
                <w:rStyle w:val="Hyperlink"/>
                <w:noProof/>
                <w:lang w:val="en-US"/>
              </w:rPr>
              <w:t>4.</w:t>
            </w:r>
            <w:r w:rsidRPr="0053685E">
              <w:rPr>
                <w:rFonts w:asciiTheme="minorHAnsi" w:eastAsiaTheme="minorEastAsia" w:hAnsiTheme="minorHAnsi"/>
                <w:noProof/>
                <w:sz w:val="22"/>
                <w:lang w:val="en-GB" w:eastAsia="en-GB"/>
              </w:rPr>
              <w:tab/>
            </w:r>
            <w:r w:rsidRPr="0053685E">
              <w:rPr>
                <w:rStyle w:val="Hyperlink"/>
                <w:noProof/>
                <w:lang w:val="en-US"/>
              </w:rPr>
              <w:t>Performance Assessment</w:t>
            </w:r>
            <w:r w:rsidRPr="0053685E">
              <w:rPr>
                <w:noProof/>
                <w:webHidden/>
              </w:rPr>
              <w:tab/>
            </w:r>
            <w:r w:rsidRPr="0053685E">
              <w:rPr>
                <w:noProof/>
                <w:webHidden/>
              </w:rPr>
              <w:fldChar w:fldCharType="begin"/>
            </w:r>
            <w:r w:rsidRPr="0053685E">
              <w:rPr>
                <w:noProof/>
                <w:webHidden/>
              </w:rPr>
              <w:instrText xml:space="preserve"> PAGEREF _Toc106290113 \h </w:instrText>
            </w:r>
          </w:ins>
          <w:r w:rsidRPr="0053685E">
            <w:rPr>
              <w:noProof/>
              <w:webHidden/>
            </w:rPr>
          </w:r>
          <w:r w:rsidRPr="0053685E">
            <w:rPr>
              <w:noProof/>
              <w:webHidden/>
            </w:rPr>
            <w:fldChar w:fldCharType="separate"/>
          </w:r>
          <w:ins w:id="45" w:author="Ricardo Almeida" w:date="2022-06-16T16:41:00Z">
            <w:r w:rsidRPr="0053685E">
              <w:rPr>
                <w:noProof/>
                <w:webHidden/>
              </w:rPr>
              <w:t>7</w:t>
            </w:r>
            <w:r w:rsidRPr="0053685E">
              <w:rPr>
                <w:noProof/>
                <w:webHidden/>
              </w:rPr>
              <w:fldChar w:fldCharType="end"/>
            </w:r>
            <w:r w:rsidRPr="0053685E">
              <w:rPr>
                <w:rStyle w:val="Hyperlink"/>
                <w:noProof/>
              </w:rPr>
              <w:fldChar w:fldCharType="end"/>
            </w:r>
          </w:ins>
        </w:p>
        <w:p w14:paraId="001B8B10" w14:textId="30C28AE7" w:rsidR="00A41256" w:rsidRPr="0053685E" w:rsidRDefault="00A41256">
          <w:pPr>
            <w:pStyle w:val="TOC1"/>
            <w:tabs>
              <w:tab w:val="left" w:pos="400"/>
              <w:tab w:val="right" w:leader="dot" w:pos="9016"/>
            </w:tabs>
            <w:rPr>
              <w:ins w:id="46" w:author="Ricardo Almeida" w:date="2022-06-16T16:41:00Z"/>
              <w:rFonts w:asciiTheme="minorHAnsi" w:eastAsiaTheme="minorEastAsia" w:hAnsiTheme="minorHAnsi"/>
              <w:noProof/>
              <w:sz w:val="22"/>
              <w:lang w:val="en-GB" w:eastAsia="en-GB"/>
            </w:rPr>
          </w:pPr>
          <w:ins w:id="47" w:author="Ricardo Almeida" w:date="2022-06-16T16:41:00Z">
            <w:r w:rsidRPr="0053685E">
              <w:rPr>
                <w:rStyle w:val="Hyperlink"/>
                <w:noProof/>
              </w:rPr>
              <w:fldChar w:fldCharType="begin"/>
            </w:r>
            <w:r w:rsidRPr="0053685E">
              <w:rPr>
                <w:rStyle w:val="Hyperlink"/>
                <w:noProof/>
              </w:rPr>
              <w:instrText xml:space="preserve"> </w:instrText>
            </w:r>
            <w:r w:rsidRPr="0053685E">
              <w:rPr>
                <w:noProof/>
              </w:rPr>
              <w:instrText>HYPERLINK \l "_Toc106290114"</w:instrText>
            </w:r>
            <w:r w:rsidRPr="0053685E">
              <w:rPr>
                <w:rStyle w:val="Hyperlink"/>
                <w:noProof/>
              </w:rPr>
              <w:instrText xml:space="preserve"> </w:instrText>
            </w:r>
            <w:r w:rsidRPr="0053685E">
              <w:rPr>
                <w:rStyle w:val="Hyperlink"/>
                <w:noProof/>
              </w:rPr>
              <w:fldChar w:fldCharType="separate"/>
            </w:r>
            <w:r w:rsidRPr="0053685E">
              <w:rPr>
                <w:rStyle w:val="Hyperlink"/>
                <w:noProof/>
                <w:lang w:val="en-US"/>
              </w:rPr>
              <w:t>5.</w:t>
            </w:r>
            <w:r w:rsidRPr="0053685E">
              <w:rPr>
                <w:rFonts w:asciiTheme="minorHAnsi" w:eastAsiaTheme="minorEastAsia" w:hAnsiTheme="minorHAnsi"/>
                <w:noProof/>
                <w:sz w:val="22"/>
                <w:lang w:val="en-GB" w:eastAsia="en-GB"/>
              </w:rPr>
              <w:tab/>
            </w:r>
            <w:r w:rsidRPr="0053685E">
              <w:rPr>
                <w:rStyle w:val="Hyperlink"/>
                <w:noProof/>
                <w:lang w:val="en-US"/>
              </w:rPr>
              <w:t>Conclusions</w:t>
            </w:r>
            <w:r w:rsidRPr="0053685E">
              <w:rPr>
                <w:noProof/>
                <w:webHidden/>
              </w:rPr>
              <w:tab/>
            </w:r>
            <w:r w:rsidRPr="0053685E">
              <w:rPr>
                <w:noProof/>
                <w:webHidden/>
              </w:rPr>
              <w:fldChar w:fldCharType="begin"/>
            </w:r>
            <w:r w:rsidRPr="0053685E">
              <w:rPr>
                <w:noProof/>
                <w:webHidden/>
              </w:rPr>
              <w:instrText xml:space="preserve"> PAGEREF _Toc106290114 \h </w:instrText>
            </w:r>
          </w:ins>
          <w:r w:rsidRPr="0053685E">
            <w:rPr>
              <w:noProof/>
              <w:webHidden/>
            </w:rPr>
          </w:r>
          <w:r w:rsidRPr="0053685E">
            <w:rPr>
              <w:noProof/>
              <w:webHidden/>
            </w:rPr>
            <w:fldChar w:fldCharType="separate"/>
          </w:r>
          <w:ins w:id="48" w:author="Ricardo Almeida" w:date="2022-06-16T16:41:00Z">
            <w:r w:rsidRPr="0053685E">
              <w:rPr>
                <w:noProof/>
                <w:webHidden/>
              </w:rPr>
              <w:t>7</w:t>
            </w:r>
            <w:r w:rsidRPr="0053685E">
              <w:rPr>
                <w:noProof/>
                <w:webHidden/>
              </w:rPr>
              <w:fldChar w:fldCharType="end"/>
            </w:r>
            <w:r w:rsidRPr="0053685E">
              <w:rPr>
                <w:rStyle w:val="Hyperlink"/>
                <w:noProof/>
              </w:rPr>
              <w:fldChar w:fldCharType="end"/>
            </w:r>
          </w:ins>
        </w:p>
        <w:p w14:paraId="3BB29DFC" w14:textId="0B9CC6ED" w:rsidR="00A41256" w:rsidRPr="0053685E" w:rsidRDefault="00A41256">
          <w:pPr>
            <w:pStyle w:val="TOC1"/>
            <w:tabs>
              <w:tab w:val="left" w:pos="400"/>
              <w:tab w:val="right" w:leader="dot" w:pos="9016"/>
            </w:tabs>
            <w:rPr>
              <w:ins w:id="49" w:author="Ricardo Almeida" w:date="2022-06-16T16:41:00Z"/>
              <w:rFonts w:asciiTheme="minorHAnsi" w:eastAsiaTheme="minorEastAsia" w:hAnsiTheme="minorHAnsi"/>
              <w:noProof/>
              <w:sz w:val="22"/>
              <w:lang w:val="en-GB" w:eastAsia="en-GB"/>
            </w:rPr>
          </w:pPr>
          <w:ins w:id="50" w:author="Ricardo Almeida" w:date="2022-06-16T16:41:00Z">
            <w:r w:rsidRPr="0053685E">
              <w:rPr>
                <w:rStyle w:val="Hyperlink"/>
                <w:noProof/>
              </w:rPr>
              <w:fldChar w:fldCharType="begin"/>
            </w:r>
            <w:r w:rsidRPr="0053685E">
              <w:rPr>
                <w:rStyle w:val="Hyperlink"/>
                <w:noProof/>
              </w:rPr>
              <w:instrText xml:space="preserve"> </w:instrText>
            </w:r>
            <w:r w:rsidRPr="0053685E">
              <w:rPr>
                <w:noProof/>
              </w:rPr>
              <w:instrText>HYPERLINK \l "_Toc106290115"</w:instrText>
            </w:r>
            <w:r w:rsidRPr="0053685E">
              <w:rPr>
                <w:rStyle w:val="Hyperlink"/>
                <w:noProof/>
              </w:rPr>
              <w:instrText xml:space="preserve"> </w:instrText>
            </w:r>
            <w:r w:rsidRPr="0053685E">
              <w:rPr>
                <w:rStyle w:val="Hyperlink"/>
                <w:noProof/>
              </w:rPr>
              <w:fldChar w:fldCharType="separate"/>
            </w:r>
            <w:r w:rsidRPr="0053685E">
              <w:rPr>
                <w:rStyle w:val="Hyperlink"/>
                <w:noProof/>
                <w:lang w:val="en-US"/>
              </w:rPr>
              <w:t>6.</w:t>
            </w:r>
            <w:r w:rsidRPr="0053685E">
              <w:rPr>
                <w:rFonts w:asciiTheme="minorHAnsi" w:eastAsiaTheme="minorEastAsia" w:hAnsiTheme="minorHAnsi"/>
                <w:noProof/>
                <w:sz w:val="22"/>
                <w:lang w:val="en-GB" w:eastAsia="en-GB"/>
              </w:rPr>
              <w:tab/>
            </w:r>
            <w:r w:rsidRPr="0053685E">
              <w:rPr>
                <w:rStyle w:val="Hyperlink"/>
                <w:noProof/>
                <w:lang w:val="en-US"/>
              </w:rPr>
              <w:t>Bibliography</w:t>
            </w:r>
            <w:r w:rsidRPr="0053685E">
              <w:rPr>
                <w:noProof/>
                <w:webHidden/>
              </w:rPr>
              <w:tab/>
            </w:r>
            <w:r w:rsidRPr="0053685E">
              <w:rPr>
                <w:noProof/>
                <w:webHidden/>
              </w:rPr>
              <w:fldChar w:fldCharType="begin"/>
            </w:r>
            <w:r w:rsidRPr="0053685E">
              <w:rPr>
                <w:noProof/>
                <w:webHidden/>
              </w:rPr>
              <w:instrText xml:space="preserve"> PAGEREF _Toc106290115 \h </w:instrText>
            </w:r>
          </w:ins>
          <w:r w:rsidRPr="0053685E">
            <w:rPr>
              <w:noProof/>
              <w:webHidden/>
            </w:rPr>
          </w:r>
          <w:r w:rsidRPr="0053685E">
            <w:rPr>
              <w:noProof/>
              <w:webHidden/>
            </w:rPr>
            <w:fldChar w:fldCharType="separate"/>
          </w:r>
          <w:ins w:id="51" w:author="Ricardo Almeida" w:date="2022-06-16T16:41:00Z">
            <w:r w:rsidRPr="0053685E">
              <w:rPr>
                <w:noProof/>
                <w:webHidden/>
              </w:rPr>
              <w:t>8</w:t>
            </w:r>
            <w:r w:rsidRPr="0053685E">
              <w:rPr>
                <w:noProof/>
                <w:webHidden/>
              </w:rPr>
              <w:fldChar w:fldCharType="end"/>
            </w:r>
            <w:r w:rsidRPr="0053685E">
              <w:rPr>
                <w:rStyle w:val="Hyperlink"/>
                <w:noProof/>
              </w:rPr>
              <w:fldChar w:fldCharType="end"/>
            </w:r>
          </w:ins>
        </w:p>
        <w:p w14:paraId="4E6396BA" w14:textId="66C239E0" w:rsidR="00A41256" w:rsidRPr="0053685E" w:rsidRDefault="00A41256">
          <w:pPr>
            <w:pStyle w:val="TOC1"/>
            <w:tabs>
              <w:tab w:val="left" w:pos="400"/>
              <w:tab w:val="right" w:leader="dot" w:pos="9016"/>
            </w:tabs>
            <w:rPr>
              <w:ins w:id="52" w:author="Ricardo Almeida" w:date="2022-06-16T16:41:00Z"/>
              <w:rFonts w:asciiTheme="minorHAnsi" w:eastAsiaTheme="minorEastAsia" w:hAnsiTheme="minorHAnsi"/>
              <w:noProof/>
              <w:sz w:val="22"/>
              <w:lang w:val="en-GB" w:eastAsia="en-GB"/>
            </w:rPr>
          </w:pPr>
          <w:ins w:id="53" w:author="Ricardo Almeida" w:date="2022-06-16T16:41:00Z">
            <w:r w:rsidRPr="0053685E">
              <w:rPr>
                <w:rStyle w:val="Hyperlink"/>
                <w:noProof/>
              </w:rPr>
              <w:fldChar w:fldCharType="begin"/>
            </w:r>
            <w:r w:rsidRPr="0053685E">
              <w:rPr>
                <w:rStyle w:val="Hyperlink"/>
                <w:noProof/>
              </w:rPr>
              <w:instrText xml:space="preserve"> </w:instrText>
            </w:r>
            <w:r w:rsidRPr="0053685E">
              <w:rPr>
                <w:noProof/>
              </w:rPr>
              <w:instrText>HYPERLINK \l "_Toc106290116"</w:instrText>
            </w:r>
            <w:r w:rsidRPr="0053685E">
              <w:rPr>
                <w:rStyle w:val="Hyperlink"/>
                <w:noProof/>
              </w:rPr>
              <w:instrText xml:space="preserve"> </w:instrText>
            </w:r>
            <w:r w:rsidRPr="0053685E">
              <w:rPr>
                <w:rStyle w:val="Hyperlink"/>
                <w:noProof/>
              </w:rPr>
              <w:fldChar w:fldCharType="separate"/>
            </w:r>
            <w:r w:rsidRPr="0053685E">
              <w:rPr>
                <w:rStyle w:val="Hyperlink"/>
                <w:noProof/>
                <w:lang w:val="en-US"/>
              </w:rPr>
              <w:t>7.</w:t>
            </w:r>
            <w:r w:rsidRPr="0053685E">
              <w:rPr>
                <w:rFonts w:asciiTheme="minorHAnsi" w:eastAsiaTheme="minorEastAsia" w:hAnsiTheme="minorHAnsi"/>
                <w:noProof/>
                <w:sz w:val="22"/>
                <w:lang w:val="en-GB" w:eastAsia="en-GB"/>
              </w:rPr>
              <w:tab/>
            </w:r>
            <w:r w:rsidRPr="0053685E">
              <w:rPr>
                <w:rStyle w:val="Hyperlink"/>
                <w:noProof/>
                <w:lang w:val="en-US"/>
              </w:rPr>
              <w:t>Annexes</w:t>
            </w:r>
            <w:r w:rsidRPr="0053685E">
              <w:rPr>
                <w:noProof/>
                <w:webHidden/>
              </w:rPr>
              <w:tab/>
            </w:r>
            <w:r w:rsidRPr="0053685E">
              <w:rPr>
                <w:noProof/>
                <w:webHidden/>
              </w:rPr>
              <w:fldChar w:fldCharType="begin"/>
            </w:r>
            <w:r w:rsidRPr="0053685E">
              <w:rPr>
                <w:noProof/>
                <w:webHidden/>
              </w:rPr>
              <w:instrText xml:space="preserve"> PAGEREF _Toc106290116 \h </w:instrText>
            </w:r>
          </w:ins>
          <w:r w:rsidRPr="0053685E">
            <w:rPr>
              <w:noProof/>
              <w:webHidden/>
            </w:rPr>
          </w:r>
          <w:r w:rsidRPr="0053685E">
            <w:rPr>
              <w:noProof/>
              <w:webHidden/>
            </w:rPr>
            <w:fldChar w:fldCharType="separate"/>
          </w:r>
          <w:ins w:id="54" w:author="Ricardo Almeida" w:date="2022-06-16T16:41:00Z">
            <w:r w:rsidRPr="0053685E">
              <w:rPr>
                <w:noProof/>
                <w:webHidden/>
              </w:rPr>
              <w:t>9</w:t>
            </w:r>
            <w:r w:rsidRPr="0053685E">
              <w:rPr>
                <w:noProof/>
                <w:webHidden/>
              </w:rPr>
              <w:fldChar w:fldCharType="end"/>
            </w:r>
            <w:r w:rsidRPr="0053685E">
              <w:rPr>
                <w:rStyle w:val="Hyperlink"/>
                <w:noProof/>
              </w:rPr>
              <w:fldChar w:fldCharType="end"/>
            </w:r>
          </w:ins>
        </w:p>
        <w:p w14:paraId="5D9A3F0D" w14:textId="2D0F60E2" w:rsidR="00A41256" w:rsidRPr="0053685E" w:rsidRDefault="00A41256">
          <w:pPr>
            <w:pStyle w:val="TOC2"/>
            <w:tabs>
              <w:tab w:val="left" w:pos="880"/>
              <w:tab w:val="right" w:leader="dot" w:pos="9016"/>
            </w:tabs>
            <w:rPr>
              <w:ins w:id="55" w:author="Ricardo Almeida" w:date="2022-06-16T16:41:00Z"/>
              <w:rFonts w:asciiTheme="minorHAnsi" w:eastAsiaTheme="minorEastAsia" w:hAnsiTheme="minorHAnsi"/>
              <w:noProof/>
              <w:sz w:val="22"/>
              <w:lang w:val="en-GB" w:eastAsia="en-GB"/>
            </w:rPr>
          </w:pPr>
          <w:ins w:id="56" w:author="Ricardo Almeida" w:date="2022-06-16T16:41:00Z">
            <w:r w:rsidRPr="0053685E">
              <w:rPr>
                <w:rStyle w:val="Hyperlink"/>
                <w:noProof/>
              </w:rPr>
              <w:fldChar w:fldCharType="begin"/>
            </w:r>
            <w:r w:rsidRPr="0053685E">
              <w:rPr>
                <w:rStyle w:val="Hyperlink"/>
                <w:noProof/>
              </w:rPr>
              <w:instrText xml:space="preserve"> </w:instrText>
            </w:r>
            <w:r w:rsidRPr="0053685E">
              <w:rPr>
                <w:noProof/>
              </w:rPr>
              <w:instrText>HYPERLINK \l "_Toc106290117"</w:instrText>
            </w:r>
            <w:r w:rsidRPr="0053685E">
              <w:rPr>
                <w:rStyle w:val="Hyperlink"/>
                <w:noProof/>
              </w:rPr>
              <w:instrText xml:space="preserve"> </w:instrText>
            </w:r>
            <w:r w:rsidRPr="0053685E">
              <w:rPr>
                <w:rStyle w:val="Hyperlink"/>
                <w:noProof/>
              </w:rPr>
              <w:fldChar w:fldCharType="separate"/>
            </w:r>
            <w:r w:rsidRPr="0053685E">
              <w:rPr>
                <w:rStyle w:val="Hyperlink"/>
                <w:noProof/>
                <w:lang w:val="en-US"/>
              </w:rPr>
              <w:t>7.1.</w:t>
            </w:r>
            <w:r w:rsidRPr="0053685E">
              <w:rPr>
                <w:rFonts w:asciiTheme="minorHAnsi" w:eastAsiaTheme="minorEastAsia" w:hAnsiTheme="minorHAnsi"/>
                <w:noProof/>
                <w:sz w:val="22"/>
                <w:lang w:val="en-GB" w:eastAsia="en-GB"/>
              </w:rPr>
              <w:tab/>
            </w:r>
            <w:r w:rsidRPr="0053685E">
              <w:rPr>
                <w:rStyle w:val="Hyperlink"/>
                <w:noProof/>
                <w:lang w:val="en-US"/>
              </w:rPr>
              <w:t>Figures</w:t>
            </w:r>
            <w:r w:rsidRPr="0053685E">
              <w:rPr>
                <w:noProof/>
                <w:webHidden/>
              </w:rPr>
              <w:tab/>
            </w:r>
            <w:r w:rsidRPr="0053685E">
              <w:rPr>
                <w:noProof/>
                <w:webHidden/>
              </w:rPr>
              <w:fldChar w:fldCharType="begin"/>
            </w:r>
            <w:r w:rsidRPr="0053685E">
              <w:rPr>
                <w:noProof/>
                <w:webHidden/>
              </w:rPr>
              <w:instrText xml:space="preserve"> PAGEREF _Toc106290117 \h </w:instrText>
            </w:r>
          </w:ins>
          <w:r w:rsidRPr="0053685E">
            <w:rPr>
              <w:noProof/>
              <w:webHidden/>
            </w:rPr>
          </w:r>
          <w:r w:rsidRPr="0053685E">
            <w:rPr>
              <w:noProof/>
              <w:webHidden/>
            </w:rPr>
            <w:fldChar w:fldCharType="separate"/>
          </w:r>
          <w:ins w:id="57" w:author="Ricardo Almeida" w:date="2022-06-16T16:41:00Z">
            <w:r w:rsidRPr="0053685E">
              <w:rPr>
                <w:noProof/>
                <w:webHidden/>
              </w:rPr>
              <w:t>9</w:t>
            </w:r>
            <w:r w:rsidRPr="0053685E">
              <w:rPr>
                <w:noProof/>
                <w:webHidden/>
              </w:rPr>
              <w:fldChar w:fldCharType="end"/>
            </w:r>
            <w:r w:rsidRPr="0053685E">
              <w:rPr>
                <w:rStyle w:val="Hyperlink"/>
                <w:noProof/>
              </w:rPr>
              <w:fldChar w:fldCharType="end"/>
            </w:r>
          </w:ins>
        </w:p>
        <w:p w14:paraId="0171BBA1" w14:textId="5AB16D21" w:rsidR="00A41256" w:rsidRPr="0053685E" w:rsidRDefault="00A41256">
          <w:pPr>
            <w:pStyle w:val="TOC2"/>
            <w:tabs>
              <w:tab w:val="left" w:pos="880"/>
              <w:tab w:val="right" w:leader="dot" w:pos="9016"/>
            </w:tabs>
            <w:rPr>
              <w:ins w:id="58" w:author="Ricardo Almeida" w:date="2022-06-16T16:41:00Z"/>
              <w:rFonts w:asciiTheme="minorHAnsi" w:eastAsiaTheme="minorEastAsia" w:hAnsiTheme="minorHAnsi"/>
              <w:noProof/>
              <w:sz w:val="22"/>
              <w:lang w:val="en-GB" w:eastAsia="en-GB"/>
            </w:rPr>
          </w:pPr>
          <w:ins w:id="59" w:author="Ricardo Almeida" w:date="2022-06-16T16:41:00Z">
            <w:r w:rsidRPr="0053685E">
              <w:rPr>
                <w:rStyle w:val="Hyperlink"/>
                <w:noProof/>
              </w:rPr>
              <w:fldChar w:fldCharType="begin"/>
            </w:r>
            <w:r w:rsidRPr="0053685E">
              <w:rPr>
                <w:rStyle w:val="Hyperlink"/>
                <w:noProof/>
              </w:rPr>
              <w:instrText xml:space="preserve"> </w:instrText>
            </w:r>
            <w:r w:rsidRPr="0053685E">
              <w:rPr>
                <w:noProof/>
              </w:rPr>
              <w:instrText>HYPERLINK \l "_Toc106290119"</w:instrText>
            </w:r>
            <w:r w:rsidRPr="0053685E">
              <w:rPr>
                <w:rStyle w:val="Hyperlink"/>
                <w:noProof/>
              </w:rPr>
              <w:instrText xml:space="preserve"> </w:instrText>
            </w:r>
            <w:r w:rsidRPr="0053685E">
              <w:rPr>
                <w:rStyle w:val="Hyperlink"/>
                <w:noProof/>
              </w:rPr>
              <w:fldChar w:fldCharType="separate"/>
            </w:r>
            <w:r w:rsidRPr="0053685E">
              <w:rPr>
                <w:rStyle w:val="Hyperlink"/>
                <w:noProof/>
                <w:lang w:val="en-US"/>
              </w:rPr>
              <w:t>2.1.</w:t>
            </w:r>
            <w:r w:rsidRPr="0053685E">
              <w:rPr>
                <w:rFonts w:asciiTheme="minorHAnsi" w:eastAsiaTheme="minorEastAsia" w:hAnsiTheme="minorHAnsi"/>
                <w:noProof/>
                <w:sz w:val="22"/>
                <w:lang w:val="en-GB" w:eastAsia="en-GB"/>
              </w:rPr>
              <w:tab/>
            </w:r>
            <w:r w:rsidRPr="0053685E">
              <w:rPr>
                <w:rStyle w:val="Hyperlink"/>
                <w:noProof/>
                <w:lang w:val="en-US"/>
              </w:rPr>
              <w:t>Methodologies</w:t>
            </w:r>
            <w:r w:rsidRPr="0053685E">
              <w:rPr>
                <w:noProof/>
                <w:webHidden/>
              </w:rPr>
              <w:tab/>
            </w:r>
            <w:r w:rsidRPr="0053685E">
              <w:rPr>
                <w:noProof/>
                <w:webHidden/>
              </w:rPr>
              <w:fldChar w:fldCharType="begin"/>
            </w:r>
            <w:r w:rsidRPr="0053685E">
              <w:rPr>
                <w:noProof/>
                <w:webHidden/>
              </w:rPr>
              <w:instrText xml:space="preserve"> PAGEREF _Toc106290119 \h </w:instrText>
            </w:r>
          </w:ins>
          <w:r w:rsidRPr="0053685E">
            <w:rPr>
              <w:noProof/>
              <w:webHidden/>
            </w:rPr>
          </w:r>
          <w:r w:rsidRPr="0053685E">
            <w:rPr>
              <w:noProof/>
              <w:webHidden/>
            </w:rPr>
            <w:fldChar w:fldCharType="separate"/>
          </w:r>
          <w:ins w:id="60" w:author="Ricardo Almeida" w:date="2022-06-16T16:41:00Z">
            <w:r w:rsidRPr="0053685E">
              <w:rPr>
                <w:noProof/>
                <w:webHidden/>
              </w:rPr>
              <w:t>23</w:t>
            </w:r>
            <w:r w:rsidRPr="0053685E">
              <w:rPr>
                <w:noProof/>
                <w:webHidden/>
              </w:rPr>
              <w:fldChar w:fldCharType="end"/>
            </w:r>
            <w:r w:rsidRPr="0053685E">
              <w:rPr>
                <w:rStyle w:val="Hyperlink"/>
                <w:noProof/>
              </w:rPr>
              <w:fldChar w:fldCharType="end"/>
            </w:r>
          </w:ins>
        </w:p>
        <w:p w14:paraId="71D683B5" w14:textId="0337C42B" w:rsidR="00E169C0" w:rsidRPr="0053685E" w:rsidDel="00A41256" w:rsidRDefault="00E169C0">
          <w:pPr>
            <w:pStyle w:val="TOC1"/>
            <w:tabs>
              <w:tab w:val="right" w:leader="dot" w:pos="10762"/>
            </w:tabs>
            <w:rPr>
              <w:del w:id="61" w:author="Ricardo Almeida" w:date="2022-06-16T16:41:00Z"/>
              <w:rFonts w:asciiTheme="minorHAnsi" w:eastAsiaTheme="minorEastAsia" w:hAnsiTheme="minorHAnsi"/>
              <w:noProof/>
              <w:sz w:val="22"/>
              <w:lang w:val="en-GB" w:eastAsia="en-GB"/>
            </w:rPr>
          </w:pPr>
          <w:del w:id="62" w:author="Ricardo Almeida" w:date="2022-06-16T16:41:00Z">
            <w:r w:rsidRPr="0053685E" w:rsidDel="00A41256">
              <w:rPr>
                <w:rPrChange w:id="63" w:author="Ricardo Almeida" w:date="2022-06-16T19:19:00Z">
                  <w:rPr>
                    <w:rStyle w:val="Hyperlink"/>
                    <w:noProof/>
                    <w:lang w:val="en-US"/>
                  </w:rPr>
                </w:rPrChange>
              </w:rPr>
              <w:delText>Table of Methodologies’ Description</w:delText>
            </w:r>
            <w:r w:rsidRPr="0053685E" w:rsidDel="00A41256">
              <w:rPr>
                <w:noProof/>
                <w:webHidden/>
              </w:rPr>
              <w:tab/>
              <w:delText>4</w:delText>
            </w:r>
          </w:del>
        </w:p>
        <w:p w14:paraId="4D879995" w14:textId="19A1BDE8" w:rsidR="00E169C0" w:rsidRPr="0053685E" w:rsidDel="00A41256" w:rsidRDefault="00E169C0">
          <w:pPr>
            <w:pStyle w:val="TOC1"/>
            <w:tabs>
              <w:tab w:val="right" w:leader="dot" w:pos="10762"/>
            </w:tabs>
            <w:rPr>
              <w:del w:id="64" w:author="Ricardo Almeida" w:date="2022-06-16T16:41:00Z"/>
              <w:rFonts w:asciiTheme="minorHAnsi" w:eastAsiaTheme="minorEastAsia" w:hAnsiTheme="minorHAnsi"/>
              <w:noProof/>
              <w:sz w:val="22"/>
              <w:lang w:val="en-GB" w:eastAsia="en-GB"/>
            </w:rPr>
          </w:pPr>
          <w:del w:id="65" w:author="Ricardo Almeida" w:date="2022-06-16T16:41:00Z">
            <w:r w:rsidRPr="0053685E" w:rsidDel="00A41256">
              <w:rPr>
                <w:rPrChange w:id="66" w:author="Ricardo Almeida" w:date="2022-06-16T19:19:00Z">
                  <w:rPr>
                    <w:rStyle w:val="Hyperlink"/>
                    <w:noProof/>
                    <w:lang w:val="en-US"/>
                  </w:rPr>
                </w:rPrChange>
              </w:rPr>
              <w:delText>Table of Figures</w:delText>
            </w:r>
            <w:r w:rsidRPr="0053685E" w:rsidDel="00A41256">
              <w:rPr>
                <w:noProof/>
                <w:webHidden/>
              </w:rPr>
              <w:tab/>
              <w:delText>5</w:delText>
            </w:r>
          </w:del>
        </w:p>
        <w:p w14:paraId="661BD972" w14:textId="48E3F0C5" w:rsidR="00E169C0" w:rsidRPr="0053685E" w:rsidDel="00A41256" w:rsidRDefault="00E169C0">
          <w:pPr>
            <w:pStyle w:val="TOC1"/>
            <w:tabs>
              <w:tab w:val="left" w:pos="440"/>
              <w:tab w:val="right" w:leader="dot" w:pos="10762"/>
            </w:tabs>
            <w:rPr>
              <w:del w:id="67" w:author="Ricardo Almeida" w:date="2022-06-16T16:41:00Z"/>
              <w:rFonts w:asciiTheme="minorHAnsi" w:eastAsiaTheme="minorEastAsia" w:hAnsiTheme="minorHAnsi"/>
              <w:noProof/>
              <w:sz w:val="22"/>
              <w:lang w:val="en-GB" w:eastAsia="en-GB"/>
            </w:rPr>
          </w:pPr>
          <w:del w:id="68" w:author="Ricardo Almeida" w:date="2022-06-16T16:41:00Z">
            <w:r w:rsidRPr="0053685E" w:rsidDel="00A41256">
              <w:rPr>
                <w:rPrChange w:id="69" w:author="Ricardo Almeida" w:date="2022-06-16T19:19:00Z">
                  <w:rPr>
                    <w:rStyle w:val="Hyperlink"/>
                    <w:noProof/>
                    <w:lang w:val="en-US"/>
                  </w:rPr>
                </w:rPrChange>
              </w:rPr>
              <w:delText>1.</w:delText>
            </w:r>
            <w:r w:rsidRPr="0053685E" w:rsidDel="00A41256">
              <w:rPr>
                <w:rFonts w:asciiTheme="minorHAnsi" w:eastAsiaTheme="minorEastAsia" w:hAnsiTheme="minorHAnsi"/>
                <w:noProof/>
                <w:sz w:val="22"/>
                <w:lang w:val="en-GB" w:eastAsia="en-GB"/>
              </w:rPr>
              <w:tab/>
            </w:r>
            <w:r w:rsidRPr="0053685E" w:rsidDel="00A41256">
              <w:rPr>
                <w:rPrChange w:id="70" w:author="Ricardo Almeida" w:date="2022-06-16T19:19:00Z">
                  <w:rPr>
                    <w:rStyle w:val="Hyperlink"/>
                    <w:noProof/>
                    <w:lang w:val="en-US"/>
                  </w:rPr>
                </w:rPrChange>
              </w:rPr>
              <w:delText>Introduction</w:delText>
            </w:r>
            <w:r w:rsidRPr="0053685E" w:rsidDel="00A41256">
              <w:rPr>
                <w:noProof/>
                <w:webHidden/>
              </w:rPr>
              <w:tab/>
              <w:delText>6</w:delText>
            </w:r>
          </w:del>
        </w:p>
        <w:p w14:paraId="5571CEF8" w14:textId="0EDE9E7E" w:rsidR="00E169C0" w:rsidRPr="0053685E" w:rsidDel="00A41256" w:rsidRDefault="00E169C0">
          <w:pPr>
            <w:pStyle w:val="TOC1"/>
            <w:tabs>
              <w:tab w:val="left" w:pos="440"/>
              <w:tab w:val="right" w:leader="dot" w:pos="10762"/>
            </w:tabs>
            <w:rPr>
              <w:del w:id="71" w:author="Ricardo Almeida" w:date="2022-06-16T16:41:00Z"/>
              <w:rFonts w:asciiTheme="minorHAnsi" w:eastAsiaTheme="minorEastAsia" w:hAnsiTheme="minorHAnsi"/>
              <w:noProof/>
              <w:sz w:val="22"/>
              <w:lang w:val="en-GB" w:eastAsia="en-GB"/>
            </w:rPr>
          </w:pPr>
          <w:del w:id="72" w:author="Ricardo Almeida" w:date="2022-06-16T16:41:00Z">
            <w:r w:rsidRPr="0053685E" w:rsidDel="00A41256">
              <w:rPr>
                <w:rPrChange w:id="73" w:author="Ricardo Almeida" w:date="2022-06-16T19:19:00Z">
                  <w:rPr>
                    <w:rStyle w:val="Hyperlink"/>
                    <w:noProof/>
                    <w:lang w:val="en-US"/>
                  </w:rPr>
                </w:rPrChange>
              </w:rPr>
              <w:delText>2.</w:delText>
            </w:r>
            <w:r w:rsidRPr="0053685E" w:rsidDel="00A41256">
              <w:rPr>
                <w:rFonts w:asciiTheme="minorHAnsi" w:eastAsiaTheme="minorEastAsia" w:hAnsiTheme="minorHAnsi"/>
                <w:noProof/>
                <w:sz w:val="22"/>
                <w:lang w:val="en-GB" w:eastAsia="en-GB"/>
              </w:rPr>
              <w:tab/>
            </w:r>
            <w:r w:rsidRPr="0053685E" w:rsidDel="00A41256">
              <w:rPr>
                <w:rPrChange w:id="74" w:author="Ricardo Almeida" w:date="2022-06-16T19:19:00Z">
                  <w:rPr>
                    <w:rStyle w:val="Hyperlink"/>
                    <w:noProof/>
                    <w:lang w:val="en-US"/>
                  </w:rPr>
                </w:rPrChange>
              </w:rPr>
              <w:delText>Problem Definition</w:delText>
            </w:r>
            <w:r w:rsidRPr="0053685E" w:rsidDel="00A41256">
              <w:rPr>
                <w:noProof/>
                <w:webHidden/>
              </w:rPr>
              <w:tab/>
              <w:delText>6</w:delText>
            </w:r>
          </w:del>
        </w:p>
        <w:p w14:paraId="0A1DD0CC" w14:textId="3B1C4391" w:rsidR="00E169C0" w:rsidRPr="0053685E" w:rsidDel="00A41256" w:rsidRDefault="00E169C0">
          <w:pPr>
            <w:pStyle w:val="TOC1"/>
            <w:tabs>
              <w:tab w:val="left" w:pos="440"/>
              <w:tab w:val="right" w:leader="dot" w:pos="10762"/>
            </w:tabs>
            <w:rPr>
              <w:del w:id="75" w:author="Ricardo Almeida" w:date="2022-06-16T16:41:00Z"/>
              <w:rFonts w:asciiTheme="minorHAnsi" w:eastAsiaTheme="minorEastAsia" w:hAnsiTheme="minorHAnsi"/>
              <w:noProof/>
              <w:sz w:val="22"/>
              <w:lang w:val="en-GB" w:eastAsia="en-GB"/>
            </w:rPr>
          </w:pPr>
          <w:del w:id="76" w:author="Ricardo Almeida" w:date="2022-06-16T16:41:00Z">
            <w:r w:rsidRPr="0053685E" w:rsidDel="00A41256">
              <w:rPr>
                <w:rPrChange w:id="77" w:author="Ricardo Almeida" w:date="2022-06-16T19:19:00Z">
                  <w:rPr>
                    <w:rStyle w:val="Hyperlink"/>
                    <w:noProof/>
                    <w:lang w:val="en-US"/>
                  </w:rPr>
                </w:rPrChange>
              </w:rPr>
              <w:delText>3.</w:delText>
            </w:r>
            <w:r w:rsidRPr="0053685E" w:rsidDel="00A41256">
              <w:rPr>
                <w:rFonts w:asciiTheme="minorHAnsi" w:eastAsiaTheme="minorEastAsia" w:hAnsiTheme="minorHAnsi"/>
                <w:noProof/>
                <w:sz w:val="22"/>
                <w:lang w:val="en-GB" w:eastAsia="en-GB"/>
              </w:rPr>
              <w:tab/>
            </w:r>
            <w:r w:rsidRPr="0053685E" w:rsidDel="00A41256">
              <w:rPr>
                <w:rPrChange w:id="78" w:author="Ricardo Almeida" w:date="2022-06-16T19:19:00Z">
                  <w:rPr>
                    <w:rStyle w:val="Hyperlink"/>
                    <w:noProof/>
                    <w:lang w:val="en-US"/>
                  </w:rPr>
                </w:rPrChange>
              </w:rPr>
              <w:delText>Data Exploration and Preparation</w:delText>
            </w:r>
            <w:r w:rsidRPr="0053685E" w:rsidDel="00A41256">
              <w:rPr>
                <w:noProof/>
                <w:webHidden/>
              </w:rPr>
              <w:tab/>
              <w:delText>6</w:delText>
            </w:r>
          </w:del>
        </w:p>
        <w:p w14:paraId="34DFC746" w14:textId="0DA71899" w:rsidR="00E169C0" w:rsidRPr="0053685E" w:rsidDel="00A41256" w:rsidRDefault="00E169C0">
          <w:pPr>
            <w:pStyle w:val="TOC2"/>
            <w:tabs>
              <w:tab w:val="left" w:pos="880"/>
              <w:tab w:val="right" w:leader="dot" w:pos="10762"/>
            </w:tabs>
            <w:rPr>
              <w:del w:id="79" w:author="Ricardo Almeida" w:date="2022-06-16T16:41:00Z"/>
              <w:rFonts w:asciiTheme="minorHAnsi" w:eastAsiaTheme="minorEastAsia" w:hAnsiTheme="minorHAnsi"/>
              <w:noProof/>
              <w:sz w:val="22"/>
              <w:lang w:val="en-GB" w:eastAsia="en-GB"/>
            </w:rPr>
          </w:pPr>
          <w:del w:id="80" w:author="Ricardo Almeida" w:date="2022-06-16T16:41:00Z">
            <w:r w:rsidRPr="0053685E" w:rsidDel="00A41256">
              <w:rPr>
                <w:rPrChange w:id="81" w:author="Ricardo Almeida" w:date="2022-06-16T19:19:00Z">
                  <w:rPr>
                    <w:rStyle w:val="Hyperlink"/>
                    <w:noProof/>
                    <w:lang w:val="en-US"/>
                  </w:rPr>
                </w:rPrChange>
              </w:rPr>
              <w:delText>3.1.</w:delText>
            </w:r>
            <w:r w:rsidRPr="0053685E" w:rsidDel="00A41256">
              <w:rPr>
                <w:rFonts w:asciiTheme="minorHAnsi" w:eastAsiaTheme="minorEastAsia" w:hAnsiTheme="minorHAnsi"/>
                <w:noProof/>
                <w:sz w:val="22"/>
                <w:lang w:val="en-GB" w:eastAsia="en-GB"/>
              </w:rPr>
              <w:tab/>
            </w:r>
            <w:r w:rsidRPr="0053685E" w:rsidDel="00A41256">
              <w:rPr>
                <w:rPrChange w:id="82" w:author="Ricardo Almeida" w:date="2022-06-16T19:19:00Z">
                  <w:rPr>
                    <w:rStyle w:val="Hyperlink"/>
                    <w:noProof/>
                    <w:lang w:val="en-US"/>
                  </w:rPr>
                </w:rPrChange>
              </w:rPr>
              <w:delText>Data Exploration</w:delText>
            </w:r>
            <w:r w:rsidRPr="0053685E" w:rsidDel="00A41256">
              <w:rPr>
                <w:noProof/>
                <w:webHidden/>
              </w:rPr>
              <w:tab/>
              <w:delText>6</w:delText>
            </w:r>
          </w:del>
        </w:p>
        <w:p w14:paraId="07ECA5DE" w14:textId="48412684" w:rsidR="00E169C0" w:rsidRPr="0053685E" w:rsidDel="00A41256" w:rsidRDefault="00E169C0">
          <w:pPr>
            <w:pStyle w:val="TOC2"/>
            <w:tabs>
              <w:tab w:val="left" w:pos="880"/>
              <w:tab w:val="right" w:leader="dot" w:pos="10762"/>
            </w:tabs>
            <w:rPr>
              <w:del w:id="83" w:author="Ricardo Almeida" w:date="2022-06-16T16:41:00Z"/>
              <w:rFonts w:asciiTheme="minorHAnsi" w:eastAsiaTheme="minorEastAsia" w:hAnsiTheme="minorHAnsi"/>
              <w:noProof/>
              <w:sz w:val="22"/>
              <w:lang w:val="en-GB" w:eastAsia="en-GB"/>
            </w:rPr>
          </w:pPr>
          <w:del w:id="84" w:author="Ricardo Almeida" w:date="2022-06-16T16:41:00Z">
            <w:r w:rsidRPr="0053685E" w:rsidDel="00A41256">
              <w:rPr>
                <w:rPrChange w:id="85" w:author="Ricardo Almeida" w:date="2022-06-16T19:19:00Z">
                  <w:rPr>
                    <w:rStyle w:val="Hyperlink"/>
                    <w:noProof/>
                    <w:lang w:val="en-US"/>
                  </w:rPr>
                </w:rPrChange>
              </w:rPr>
              <w:delText>2.1.</w:delText>
            </w:r>
            <w:r w:rsidRPr="0053685E" w:rsidDel="00A41256">
              <w:rPr>
                <w:rFonts w:asciiTheme="minorHAnsi" w:eastAsiaTheme="minorEastAsia" w:hAnsiTheme="minorHAnsi"/>
                <w:noProof/>
                <w:sz w:val="22"/>
                <w:lang w:val="en-GB" w:eastAsia="en-GB"/>
              </w:rPr>
              <w:tab/>
            </w:r>
            <w:r w:rsidRPr="0053685E" w:rsidDel="00A41256">
              <w:rPr>
                <w:rPrChange w:id="86" w:author="Ricardo Almeida" w:date="2022-06-16T19:19:00Z">
                  <w:rPr>
                    <w:rStyle w:val="Hyperlink"/>
                    <w:noProof/>
                    <w:lang w:val="en-US"/>
                  </w:rPr>
                </w:rPrChange>
              </w:rPr>
              <w:delText>Data Preparation</w:delText>
            </w:r>
            <w:r w:rsidRPr="0053685E" w:rsidDel="00A41256">
              <w:rPr>
                <w:noProof/>
                <w:webHidden/>
              </w:rPr>
              <w:tab/>
              <w:delText>7</w:delText>
            </w:r>
          </w:del>
        </w:p>
        <w:p w14:paraId="1CA3FC88" w14:textId="207DD2F1" w:rsidR="00E169C0" w:rsidRPr="0053685E" w:rsidDel="00A41256" w:rsidRDefault="00E169C0">
          <w:pPr>
            <w:pStyle w:val="TOC1"/>
            <w:tabs>
              <w:tab w:val="left" w:pos="440"/>
              <w:tab w:val="right" w:leader="dot" w:pos="10762"/>
            </w:tabs>
            <w:rPr>
              <w:del w:id="87" w:author="Ricardo Almeida" w:date="2022-06-16T16:41:00Z"/>
              <w:rFonts w:asciiTheme="minorHAnsi" w:eastAsiaTheme="minorEastAsia" w:hAnsiTheme="minorHAnsi"/>
              <w:noProof/>
              <w:sz w:val="22"/>
              <w:lang w:val="en-GB" w:eastAsia="en-GB"/>
            </w:rPr>
          </w:pPr>
          <w:del w:id="88" w:author="Ricardo Almeida" w:date="2022-06-16T16:41:00Z">
            <w:r w:rsidRPr="0053685E" w:rsidDel="00A41256">
              <w:rPr>
                <w:rPrChange w:id="89" w:author="Ricardo Almeida" w:date="2022-06-16T19:19:00Z">
                  <w:rPr>
                    <w:rStyle w:val="Hyperlink"/>
                    <w:noProof/>
                    <w:lang w:val="en-US"/>
                  </w:rPr>
                </w:rPrChange>
              </w:rPr>
              <w:delText>3.</w:delText>
            </w:r>
            <w:r w:rsidRPr="0053685E" w:rsidDel="00A41256">
              <w:rPr>
                <w:rFonts w:asciiTheme="minorHAnsi" w:eastAsiaTheme="minorEastAsia" w:hAnsiTheme="minorHAnsi"/>
                <w:noProof/>
                <w:sz w:val="22"/>
                <w:lang w:val="en-GB" w:eastAsia="en-GB"/>
              </w:rPr>
              <w:tab/>
            </w:r>
            <w:r w:rsidRPr="0053685E" w:rsidDel="00A41256">
              <w:rPr>
                <w:rPrChange w:id="90" w:author="Ricardo Almeida" w:date="2022-06-16T19:19:00Z">
                  <w:rPr>
                    <w:rStyle w:val="Hyperlink"/>
                    <w:noProof/>
                    <w:lang w:val="en-US"/>
                  </w:rPr>
                </w:rPrChange>
              </w:rPr>
              <w:delText>Data Processing</w:delText>
            </w:r>
            <w:r w:rsidRPr="0053685E" w:rsidDel="00A41256">
              <w:rPr>
                <w:noProof/>
                <w:webHidden/>
              </w:rPr>
              <w:tab/>
              <w:delText>8</w:delText>
            </w:r>
          </w:del>
        </w:p>
        <w:p w14:paraId="5A1BC0CD" w14:textId="6E23B2BC" w:rsidR="00E169C0" w:rsidRPr="0053685E" w:rsidDel="00A41256" w:rsidRDefault="00E169C0">
          <w:pPr>
            <w:pStyle w:val="TOC2"/>
            <w:tabs>
              <w:tab w:val="left" w:pos="880"/>
              <w:tab w:val="right" w:leader="dot" w:pos="10762"/>
            </w:tabs>
            <w:rPr>
              <w:del w:id="91" w:author="Ricardo Almeida" w:date="2022-06-16T16:41:00Z"/>
              <w:rFonts w:asciiTheme="minorHAnsi" w:eastAsiaTheme="minorEastAsia" w:hAnsiTheme="minorHAnsi"/>
              <w:noProof/>
              <w:sz w:val="22"/>
              <w:lang w:val="en-GB" w:eastAsia="en-GB"/>
            </w:rPr>
          </w:pPr>
          <w:del w:id="92" w:author="Ricardo Almeida" w:date="2022-06-16T16:41:00Z">
            <w:r w:rsidRPr="0053685E" w:rsidDel="00A41256">
              <w:rPr>
                <w:rPrChange w:id="93" w:author="Ricardo Almeida" w:date="2022-06-16T19:19:00Z">
                  <w:rPr>
                    <w:rStyle w:val="Hyperlink"/>
                    <w:noProof/>
                    <w:lang w:val="en-US"/>
                  </w:rPr>
                </w:rPrChange>
              </w:rPr>
              <w:delText>3.1.</w:delText>
            </w:r>
            <w:r w:rsidRPr="0053685E" w:rsidDel="00A41256">
              <w:rPr>
                <w:rFonts w:asciiTheme="minorHAnsi" w:eastAsiaTheme="minorEastAsia" w:hAnsiTheme="minorHAnsi"/>
                <w:noProof/>
                <w:sz w:val="22"/>
                <w:lang w:val="en-GB" w:eastAsia="en-GB"/>
              </w:rPr>
              <w:tab/>
            </w:r>
            <w:r w:rsidRPr="0053685E" w:rsidDel="00A41256">
              <w:rPr>
                <w:rPrChange w:id="94" w:author="Ricardo Almeida" w:date="2022-06-16T19:19:00Z">
                  <w:rPr>
                    <w:rStyle w:val="Hyperlink"/>
                    <w:noProof/>
                    <w:lang w:val="en-US"/>
                  </w:rPr>
                </w:rPrChange>
              </w:rPr>
              <w:delText>Clustering</w:delText>
            </w:r>
            <w:r w:rsidRPr="0053685E" w:rsidDel="00A41256">
              <w:rPr>
                <w:noProof/>
                <w:webHidden/>
              </w:rPr>
              <w:tab/>
              <w:delText>8</w:delText>
            </w:r>
          </w:del>
        </w:p>
        <w:p w14:paraId="75C058AD" w14:textId="186E3210" w:rsidR="00E169C0" w:rsidRPr="0053685E" w:rsidDel="00A41256" w:rsidRDefault="00E169C0">
          <w:pPr>
            <w:pStyle w:val="TOC3"/>
            <w:tabs>
              <w:tab w:val="left" w:pos="1320"/>
              <w:tab w:val="right" w:leader="dot" w:pos="10762"/>
            </w:tabs>
            <w:rPr>
              <w:del w:id="95" w:author="Ricardo Almeida" w:date="2022-06-16T16:41:00Z"/>
              <w:noProof/>
            </w:rPr>
          </w:pPr>
          <w:del w:id="96" w:author="Ricardo Almeida" w:date="2022-06-16T16:41:00Z">
            <w:r w:rsidRPr="0053685E" w:rsidDel="00A41256">
              <w:rPr>
                <w:rPrChange w:id="97" w:author="Ricardo Almeida" w:date="2022-06-16T19:19:00Z">
                  <w:rPr>
                    <w:rStyle w:val="Hyperlink"/>
                    <w:noProof/>
                    <w:lang w:val="en-US"/>
                  </w:rPr>
                </w:rPrChange>
              </w:rPr>
              <w:delText>3.1.1.</w:delText>
            </w:r>
            <w:r w:rsidRPr="0053685E" w:rsidDel="00A41256">
              <w:rPr>
                <w:noProof/>
              </w:rPr>
              <w:tab/>
            </w:r>
            <w:r w:rsidRPr="0053685E" w:rsidDel="00A41256">
              <w:rPr>
                <w:rPrChange w:id="98" w:author="Ricardo Almeida" w:date="2022-06-16T19:19:00Z">
                  <w:rPr>
                    <w:rStyle w:val="Hyperlink"/>
                    <w:noProof/>
                    <w:lang w:val="en-US"/>
                  </w:rPr>
                </w:rPrChange>
              </w:rPr>
              <w:delText>Customer Characteristics</w:delText>
            </w:r>
            <w:r w:rsidRPr="0053685E" w:rsidDel="00A41256">
              <w:rPr>
                <w:noProof/>
                <w:webHidden/>
              </w:rPr>
              <w:tab/>
              <w:delText>8</w:delText>
            </w:r>
          </w:del>
        </w:p>
        <w:p w14:paraId="6F16EDBD" w14:textId="19670A2E" w:rsidR="00E169C0" w:rsidRPr="0053685E" w:rsidDel="00A41256" w:rsidRDefault="00E169C0">
          <w:pPr>
            <w:pStyle w:val="TOC3"/>
            <w:tabs>
              <w:tab w:val="left" w:pos="1320"/>
              <w:tab w:val="right" w:leader="dot" w:pos="10762"/>
            </w:tabs>
            <w:rPr>
              <w:del w:id="99" w:author="Ricardo Almeida" w:date="2022-06-16T16:41:00Z"/>
              <w:noProof/>
            </w:rPr>
          </w:pPr>
          <w:del w:id="100" w:author="Ricardo Almeida" w:date="2022-06-16T16:41:00Z">
            <w:r w:rsidRPr="0053685E" w:rsidDel="00A41256">
              <w:rPr>
                <w:rPrChange w:id="101" w:author="Ricardo Almeida" w:date="2022-06-16T19:19:00Z">
                  <w:rPr>
                    <w:rStyle w:val="Hyperlink"/>
                    <w:noProof/>
                    <w:lang w:val="en-US"/>
                  </w:rPr>
                </w:rPrChange>
              </w:rPr>
              <w:delText>3.1.2.</w:delText>
            </w:r>
            <w:r w:rsidRPr="0053685E" w:rsidDel="00A41256">
              <w:rPr>
                <w:noProof/>
              </w:rPr>
              <w:tab/>
            </w:r>
            <w:r w:rsidRPr="0053685E" w:rsidDel="00A41256">
              <w:rPr>
                <w:rPrChange w:id="102" w:author="Ricardo Almeida" w:date="2022-06-16T19:19:00Z">
                  <w:rPr>
                    <w:rStyle w:val="Hyperlink"/>
                    <w:noProof/>
                    <w:lang w:val="en-US"/>
                  </w:rPr>
                </w:rPrChange>
              </w:rPr>
              <w:delText>Customer Satisfaction Level</w:delText>
            </w:r>
            <w:r w:rsidRPr="0053685E" w:rsidDel="00A41256">
              <w:rPr>
                <w:noProof/>
                <w:webHidden/>
              </w:rPr>
              <w:tab/>
              <w:delText>8</w:delText>
            </w:r>
          </w:del>
        </w:p>
        <w:p w14:paraId="5DAB6677" w14:textId="546DB69C" w:rsidR="00E169C0" w:rsidRPr="0053685E" w:rsidDel="00A41256" w:rsidRDefault="00E169C0">
          <w:pPr>
            <w:pStyle w:val="TOC3"/>
            <w:tabs>
              <w:tab w:val="left" w:pos="1320"/>
              <w:tab w:val="right" w:leader="dot" w:pos="10762"/>
            </w:tabs>
            <w:rPr>
              <w:del w:id="103" w:author="Ricardo Almeida" w:date="2022-06-16T16:41:00Z"/>
              <w:noProof/>
            </w:rPr>
          </w:pPr>
          <w:del w:id="104" w:author="Ricardo Almeida" w:date="2022-06-16T16:41:00Z">
            <w:r w:rsidRPr="0053685E" w:rsidDel="00A41256">
              <w:rPr>
                <w:rPrChange w:id="105" w:author="Ricardo Almeida" w:date="2022-06-16T19:19:00Z">
                  <w:rPr>
                    <w:rStyle w:val="Hyperlink"/>
                    <w:noProof/>
                    <w:lang w:val="en-US"/>
                  </w:rPr>
                </w:rPrChange>
              </w:rPr>
              <w:delText>3.1.3.</w:delText>
            </w:r>
            <w:r w:rsidRPr="0053685E" w:rsidDel="00A41256">
              <w:rPr>
                <w:noProof/>
              </w:rPr>
              <w:tab/>
            </w:r>
            <w:r w:rsidRPr="0053685E" w:rsidDel="00A41256">
              <w:rPr>
                <w:rPrChange w:id="106" w:author="Ricardo Almeida" w:date="2022-06-16T19:19:00Z">
                  <w:rPr>
                    <w:rStyle w:val="Hyperlink"/>
                    <w:noProof/>
                    <w:lang w:val="en-US"/>
                  </w:rPr>
                </w:rPrChange>
              </w:rPr>
              <w:delText>Customer Attrition</w:delText>
            </w:r>
            <w:r w:rsidRPr="0053685E" w:rsidDel="00A41256">
              <w:rPr>
                <w:noProof/>
                <w:webHidden/>
              </w:rPr>
              <w:tab/>
              <w:delText>8</w:delText>
            </w:r>
          </w:del>
        </w:p>
        <w:p w14:paraId="1386D859" w14:textId="124C2E44" w:rsidR="00E169C0" w:rsidRPr="0053685E" w:rsidDel="00A41256" w:rsidRDefault="00E169C0">
          <w:pPr>
            <w:pStyle w:val="TOC2"/>
            <w:tabs>
              <w:tab w:val="left" w:pos="880"/>
              <w:tab w:val="right" w:leader="dot" w:pos="10762"/>
            </w:tabs>
            <w:rPr>
              <w:del w:id="107" w:author="Ricardo Almeida" w:date="2022-06-16T16:41:00Z"/>
              <w:rFonts w:asciiTheme="minorHAnsi" w:eastAsiaTheme="minorEastAsia" w:hAnsiTheme="minorHAnsi"/>
              <w:noProof/>
              <w:sz w:val="22"/>
              <w:lang w:val="en-GB" w:eastAsia="en-GB"/>
            </w:rPr>
          </w:pPr>
          <w:del w:id="108" w:author="Ricardo Almeida" w:date="2022-06-16T16:41:00Z">
            <w:r w:rsidRPr="0053685E" w:rsidDel="00A41256">
              <w:rPr>
                <w:rPrChange w:id="109" w:author="Ricardo Almeida" w:date="2022-06-16T19:19:00Z">
                  <w:rPr>
                    <w:rStyle w:val="Hyperlink"/>
                    <w:noProof/>
                    <w:lang w:val="en-US"/>
                  </w:rPr>
                </w:rPrChange>
              </w:rPr>
              <w:delText>3.2.</w:delText>
            </w:r>
            <w:r w:rsidRPr="0053685E" w:rsidDel="00A41256">
              <w:rPr>
                <w:rFonts w:asciiTheme="minorHAnsi" w:eastAsiaTheme="minorEastAsia" w:hAnsiTheme="minorHAnsi"/>
                <w:noProof/>
                <w:sz w:val="22"/>
                <w:lang w:val="en-GB" w:eastAsia="en-GB"/>
              </w:rPr>
              <w:tab/>
            </w:r>
            <w:r w:rsidRPr="0053685E" w:rsidDel="00A41256">
              <w:rPr>
                <w:rPrChange w:id="110" w:author="Ricardo Almeida" w:date="2022-06-16T19:19:00Z">
                  <w:rPr>
                    <w:rStyle w:val="Hyperlink"/>
                    <w:noProof/>
                    <w:lang w:val="en-US"/>
                  </w:rPr>
                </w:rPrChange>
              </w:rPr>
              <w:delText>Results</w:delText>
            </w:r>
            <w:r w:rsidRPr="0053685E" w:rsidDel="00A41256">
              <w:rPr>
                <w:noProof/>
                <w:webHidden/>
              </w:rPr>
              <w:tab/>
              <w:delText>8</w:delText>
            </w:r>
          </w:del>
        </w:p>
        <w:p w14:paraId="37267E23" w14:textId="49D04FBE" w:rsidR="00E169C0" w:rsidRPr="0053685E" w:rsidDel="00A41256" w:rsidRDefault="00E169C0">
          <w:pPr>
            <w:pStyle w:val="TOC2"/>
            <w:tabs>
              <w:tab w:val="left" w:pos="880"/>
              <w:tab w:val="right" w:leader="dot" w:pos="10762"/>
            </w:tabs>
            <w:rPr>
              <w:del w:id="111" w:author="Ricardo Almeida" w:date="2022-06-16T16:41:00Z"/>
              <w:rFonts w:asciiTheme="minorHAnsi" w:eastAsiaTheme="minorEastAsia" w:hAnsiTheme="minorHAnsi"/>
              <w:noProof/>
              <w:sz w:val="22"/>
              <w:lang w:val="en-GB" w:eastAsia="en-GB"/>
            </w:rPr>
          </w:pPr>
          <w:del w:id="112" w:author="Ricardo Almeida" w:date="2022-06-16T16:41:00Z">
            <w:r w:rsidRPr="0053685E" w:rsidDel="00A41256">
              <w:rPr>
                <w:rPrChange w:id="113" w:author="Ricardo Almeida" w:date="2022-06-16T19:19:00Z">
                  <w:rPr>
                    <w:rStyle w:val="Hyperlink"/>
                    <w:noProof/>
                    <w:lang w:val="en-US"/>
                  </w:rPr>
                </w:rPrChange>
              </w:rPr>
              <w:delText>3.3.</w:delText>
            </w:r>
            <w:r w:rsidRPr="0053685E" w:rsidDel="00A41256">
              <w:rPr>
                <w:rFonts w:asciiTheme="minorHAnsi" w:eastAsiaTheme="minorEastAsia" w:hAnsiTheme="minorHAnsi"/>
                <w:noProof/>
                <w:sz w:val="22"/>
                <w:lang w:val="en-GB" w:eastAsia="en-GB"/>
              </w:rPr>
              <w:tab/>
            </w:r>
            <w:r w:rsidRPr="0053685E" w:rsidDel="00A41256">
              <w:rPr>
                <w:rPrChange w:id="114" w:author="Ricardo Almeida" w:date="2022-06-16T19:19:00Z">
                  <w:rPr>
                    <w:rStyle w:val="Hyperlink"/>
                    <w:noProof/>
                    <w:lang w:val="en-US"/>
                  </w:rPr>
                </w:rPrChange>
              </w:rPr>
              <w:delText>Discussion</w:delText>
            </w:r>
            <w:r w:rsidRPr="0053685E" w:rsidDel="00A41256">
              <w:rPr>
                <w:noProof/>
                <w:webHidden/>
              </w:rPr>
              <w:tab/>
              <w:delText>8</w:delText>
            </w:r>
          </w:del>
        </w:p>
        <w:p w14:paraId="5AC1DA35" w14:textId="25E0C85B" w:rsidR="00E169C0" w:rsidRPr="0053685E" w:rsidDel="00A41256" w:rsidRDefault="00E169C0">
          <w:pPr>
            <w:pStyle w:val="TOC1"/>
            <w:tabs>
              <w:tab w:val="left" w:pos="400"/>
              <w:tab w:val="right" w:leader="dot" w:pos="10762"/>
            </w:tabs>
            <w:rPr>
              <w:del w:id="115" w:author="Ricardo Almeida" w:date="2022-06-16T16:41:00Z"/>
              <w:rFonts w:asciiTheme="minorHAnsi" w:eastAsiaTheme="minorEastAsia" w:hAnsiTheme="minorHAnsi"/>
              <w:noProof/>
              <w:sz w:val="22"/>
              <w:lang w:val="en-GB" w:eastAsia="en-GB"/>
            </w:rPr>
          </w:pPr>
          <w:del w:id="116" w:author="Ricardo Almeida" w:date="2022-06-16T16:41:00Z">
            <w:r w:rsidRPr="0053685E" w:rsidDel="00A41256">
              <w:rPr>
                <w:rPrChange w:id="117" w:author="Ricardo Almeida" w:date="2022-06-16T19:19:00Z">
                  <w:rPr>
                    <w:rStyle w:val="Hyperlink"/>
                    <w:noProof/>
                    <w:lang w:val="en-US"/>
                  </w:rPr>
                </w:rPrChange>
              </w:rPr>
              <w:delText>4.</w:delText>
            </w:r>
            <w:r w:rsidRPr="0053685E" w:rsidDel="00A41256">
              <w:rPr>
                <w:rFonts w:asciiTheme="minorHAnsi" w:eastAsiaTheme="minorEastAsia" w:hAnsiTheme="minorHAnsi"/>
                <w:noProof/>
                <w:sz w:val="22"/>
                <w:lang w:val="en-GB" w:eastAsia="en-GB"/>
              </w:rPr>
              <w:tab/>
            </w:r>
            <w:r w:rsidRPr="0053685E" w:rsidDel="00A41256">
              <w:rPr>
                <w:rPrChange w:id="118" w:author="Ricardo Almeida" w:date="2022-06-16T19:19:00Z">
                  <w:rPr>
                    <w:rStyle w:val="Hyperlink"/>
                    <w:noProof/>
                    <w:lang w:val="en-US"/>
                  </w:rPr>
                </w:rPrChange>
              </w:rPr>
              <w:delText>Conclusion</w:delText>
            </w:r>
            <w:r w:rsidRPr="0053685E" w:rsidDel="00A41256">
              <w:rPr>
                <w:noProof/>
                <w:webHidden/>
              </w:rPr>
              <w:tab/>
              <w:delText>8</w:delText>
            </w:r>
          </w:del>
        </w:p>
        <w:p w14:paraId="59DD06C2" w14:textId="2F647207" w:rsidR="00E169C0" w:rsidRPr="0053685E" w:rsidDel="00A41256" w:rsidRDefault="00E169C0">
          <w:pPr>
            <w:pStyle w:val="TOC1"/>
            <w:tabs>
              <w:tab w:val="left" w:pos="400"/>
              <w:tab w:val="right" w:leader="dot" w:pos="10762"/>
            </w:tabs>
            <w:rPr>
              <w:del w:id="119" w:author="Ricardo Almeida" w:date="2022-06-16T16:41:00Z"/>
              <w:rFonts w:asciiTheme="minorHAnsi" w:eastAsiaTheme="minorEastAsia" w:hAnsiTheme="minorHAnsi"/>
              <w:noProof/>
              <w:sz w:val="22"/>
              <w:lang w:val="en-GB" w:eastAsia="en-GB"/>
            </w:rPr>
          </w:pPr>
          <w:del w:id="120" w:author="Ricardo Almeida" w:date="2022-06-16T16:41:00Z">
            <w:r w:rsidRPr="0053685E" w:rsidDel="00A41256">
              <w:rPr>
                <w:rPrChange w:id="121" w:author="Ricardo Almeida" w:date="2022-06-16T19:19:00Z">
                  <w:rPr>
                    <w:rStyle w:val="Hyperlink"/>
                    <w:noProof/>
                    <w:lang w:val="en-US"/>
                  </w:rPr>
                </w:rPrChange>
              </w:rPr>
              <w:delText>5.</w:delText>
            </w:r>
            <w:r w:rsidRPr="0053685E" w:rsidDel="00A41256">
              <w:rPr>
                <w:rFonts w:asciiTheme="minorHAnsi" w:eastAsiaTheme="minorEastAsia" w:hAnsiTheme="minorHAnsi"/>
                <w:noProof/>
                <w:sz w:val="22"/>
                <w:lang w:val="en-GB" w:eastAsia="en-GB"/>
              </w:rPr>
              <w:tab/>
            </w:r>
            <w:r w:rsidRPr="0053685E" w:rsidDel="00A41256">
              <w:rPr>
                <w:rPrChange w:id="122" w:author="Ricardo Almeida" w:date="2022-06-16T19:19:00Z">
                  <w:rPr>
                    <w:rStyle w:val="Hyperlink"/>
                    <w:noProof/>
                    <w:lang w:val="en-US"/>
                  </w:rPr>
                </w:rPrChange>
              </w:rPr>
              <w:delText>Bibliography</w:delText>
            </w:r>
            <w:r w:rsidRPr="0053685E" w:rsidDel="00A41256">
              <w:rPr>
                <w:noProof/>
                <w:webHidden/>
              </w:rPr>
              <w:tab/>
              <w:delText>9</w:delText>
            </w:r>
          </w:del>
        </w:p>
        <w:p w14:paraId="0F5922B6" w14:textId="5DF7AA00" w:rsidR="00E169C0" w:rsidRPr="0053685E" w:rsidDel="00A41256" w:rsidRDefault="00E169C0">
          <w:pPr>
            <w:pStyle w:val="TOC1"/>
            <w:tabs>
              <w:tab w:val="left" w:pos="400"/>
              <w:tab w:val="right" w:leader="dot" w:pos="10762"/>
            </w:tabs>
            <w:rPr>
              <w:del w:id="123" w:author="Ricardo Almeida" w:date="2022-06-16T16:41:00Z"/>
              <w:rFonts w:asciiTheme="minorHAnsi" w:eastAsiaTheme="minorEastAsia" w:hAnsiTheme="minorHAnsi"/>
              <w:noProof/>
              <w:sz w:val="22"/>
              <w:lang w:val="en-GB" w:eastAsia="en-GB"/>
            </w:rPr>
          </w:pPr>
          <w:del w:id="124" w:author="Ricardo Almeida" w:date="2022-06-16T16:41:00Z">
            <w:r w:rsidRPr="0053685E" w:rsidDel="00A41256">
              <w:rPr>
                <w:rPrChange w:id="125" w:author="Ricardo Almeida" w:date="2022-06-16T19:19:00Z">
                  <w:rPr>
                    <w:rStyle w:val="Hyperlink"/>
                    <w:noProof/>
                    <w:lang w:val="en-US"/>
                  </w:rPr>
                </w:rPrChange>
              </w:rPr>
              <w:delText>6.</w:delText>
            </w:r>
            <w:r w:rsidRPr="0053685E" w:rsidDel="00A41256">
              <w:rPr>
                <w:rFonts w:asciiTheme="minorHAnsi" w:eastAsiaTheme="minorEastAsia" w:hAnsiTheme="minorHAnsi"/>
                <w:noProof/>
                <w:sz w:val="22"/>
                <w:lang w:val="en-GB" w:eastAsia="en-GB"/>
              </w:rPr>
              <w:tab/>
            </w:r>
            <w:r w:rsidRPr="0053685E" w:rsidDel="00A41256">
              <w:rPr>
                <w:rPrChange w:id="126" w:author="Ricardo Almeida" w:date="2022-06-16T19:19:00Z">
                  <w:rPr>
                    <w:rStyle w:val="Hyperlink"/>
                    <w:noProof/>
                    <w:lang w:val="en-US"/>
                  </w:rPr>
                </w:rPrChange>
              </w:rPr>
              <w:delText>Annexes</w:delText>
            </w:r>
            <w:r w:rsidRPr="0053685E" w:rsidDel="00A41256">
              <w:rPr>
                <w:noProof/>
                <w:webHidden/>
              </w:rPr>
              <w:tab/>
              <w:delText>10</w:delText>
            </w:r>
          </w:del>
        </w:p>
        <w:p w14:paraId="6995589C" w14:textId="51F7D1AF" w:rsidR="00E169C0" w:rsidRPr="0053685E" w:rsidDel="00A41256" w:rsidRDefault="00E169C0">
          <w:pPr>
            <w:pStyle w:val="TOC2"/>
            <w:tabs>
              <w:tab w:val="left" w:pos="880"/>
              <w:tab w:val="right" w:leader="dot" w:pos="10762"/>
            </w:tabs>
            <w:rPr>
              <w:del w:id="127" w:author="Ricardo Almeida" w:date="2022-06-16T16:41:00Z"/>
              <w:rFonts w:asciiTheme="minorHAnsi" w:eastAsiaTheme="minorEastAsia" w:hAnsiTheme="minorHAnsi"/>
              <w:noProof/>
              <w:sz w:val="22"/>
              <w:lang w:val="en-GB" w:eastAsia="en-GB"/>
            </w:rPr>
          </w:pPr>
          <w:del w:id="128" w:author="Ricardo Almeida" w:date="2022-06-16T16:41:00Z">
            <w:r w:rsidRPr="0053685E" w:rsidDel="00A41256">
              <w:rPr>
                <w:rPrChange w:id="129" w:author="Ricardo Almeida" w:date="2022-06-16T19:19:00Z">
                  <w:rPr>
                    <w:rStyle w:val="Hyperlink"/>
                    <w:noProof/>
                    <w:lang w:val="en-US"/>
                  </w:rPr>
                </w:rPrChange>
              </w:rPr>
              <w:delText>6.1.</w:delText>
            </w:r>
            <w:r w:rsidRPr="0053685E" w:rsidDel="00A41256">
              <w:rPr>
                <w:rFonts w:asciiTheme="minorHAnsi" w:eastAsiaTheme="minorEastAsia" w:hAnsiTheme="minorHAnsi"/>
                <w:noProof/>
                <w:sz w:val="22"/>
                <w:lang w:val="en-GB" w:eastAsia="en-GB"/>
              </w:rPr>
              <w:tab/>
            </w:r>
            <w:r w:rsidRPr="0053685E" w:rsidDel="00A41256">
              <w:rPr>
                <w:rPrChange w:id="130" w:author="Ricardo Almeida" w:date="2022-06-16T19:19:00Z">
                  <w:rPr>
                    <w:rStyle w:val="Hyperlink"/>
                    <w:noProof/>
                    <w:lang w:val="en-US"/>
                  </w:rPr>
                </w:rPrChange>
              </w:rPr>
              <w:delText>Figures</w:delText>
            </w:r>
            <w:r w:rsidRPr="0053685E" w:rsidDel="00A41256">
              <w:rPr>
                <w:noProof/>
                <w:webHidden/>
              </w:rPr>
              <w:tab/>
              <w:delText>10</w:delText>
            </w:r>
          </w:del>
        </w:p>
        <w:p w14:paraId="2175573A" w14:textId="0DDE6031" w:rsidR="00E169C0" w:rsidRPr="0053685E" w:rsidDel="00A41256" w:rsidRDefault="00E169C0">
          <w:pPr>
            <w:pStyle w:val="TOC2"/>
            <w:tabs>
              <w:tab w:val="left" w:pos="880"/>
              <w:tab w:val="right" w:leader="dot" w:pos="10762"/>
            </w:tabs>
            <w:rPr>
              <w:del w:id="131" w:author="Ricardo Almeida" w:date="2022-06-16T16:41:00Z"/>
              <w:rFonts w:asciiTheme="minorHAnsi" w:eastAsiaTheme="minorEastAsia" w:hAnsiTheme="minorHAnsi"/>
              <w:noProof/>
              <w:sz w:val="22"/>
              <w:lang w:val="en-GB" w:eastAsia="en-GB"/>
            </w:rPr>
          </w:pPr>
          <w:del w:id="132" w:author="Ricardo Almeida" w:date="2022-06-16T16:41:00Z">
            <w:r w:rsidRPr="0053685E" w:rsidDel="00A41256">
              <w:rPr>
                <w:rPrChange w:id="133" w:author="Ricardo Almeida" w:date="2022-06-16T19:19:00Z">
                  <w:rPr>
                    <w:rStyle w:val="Hyperlink"/>
                    <w:noProof/>
                    <w:lang w:val="en-US"/>
                  </w:rPr>
                </w:rPrChange>
              </w:rPr>
              <w:delText>2.1.</w:delText>
            </w:r>
            <w:r w:rsidRPr="0053685E" w:rsidDel="00A41256">
              <w:rPr>
                <w:rFonts w:asciiTheme="minorHAnsi" w:eastAsiaTheme="minorEastAsia" w:hAnsiTheme="minorHAnsi"/>
                <w:noProof/>
                <w:sz w:val="22"/>
                <w:lang w:val="en-GB" w:eastAsia="en-GB"/>
              </w:rPr>
              <w:tab/>
            </w:r>
            <w:r w:rsidRPr="0053685E" w:rsidDel="00A41256">
              <w:rPr>
                <w:rPrChange w:id="134" w:author="Ricardo Almeida" w:date="2022-06-16T19:19:00Z">
                  <w:rPr>
                    <w:rStyle w:val="Hyperlink"/>
                    <w:noProof/>
                    <w:lang w:val="en-US"/>
                  </w:rPr>
                </w:rPrChange>
              </w:rPr>
              <w:delText>Methodologies</w:delText>
            </w:r>
            <w:r w:rsidRPr="0053685E" w:rsidDel="00A41256">
              <w:rPr>
                <w:noProof/>
                <w:webHidden/>
              </w:rPr>
              <w:tab/>
              <w:delText>17</w:delText>
            </w:r>
          </w:del>
        </w:p>
        <w:p w14:paraId="7CFA666A" w14:textId="2DA01DE5" w:rsidR="00F7738C" w:rsidRPr="0053685E" w:rsidRDefault="00F7738C">
          <w:r w:rsidRPr="0053685E">
            <w:rPr>
              <w:b/>
              <w:bCs/>
              <w:noProof/>
            </w:rPr>
            <w:fldChar w:fldCharType="end"/>
          </w:r>
        </w:p>
      </w:sdtContent>
    </w:sdt>
    <w:p w14:paraId="54BBE8EB" w14:textId="77777777" w:rsidR="004634B8" w:rsidRPr="0053685E" w:rsidRDefault="00650018">
      <w:pPr>
        <w:spacing w:after="160" w:line="259" w:lineRule="auto"/>
        <w:jc w:val="left"/>
        <w:rPr>
          <w:lang w:val="en-US"/>
        </w:rPr>
      </w:pPr>
      <w:r w:rsidRPr="0053685E">
        <w:rPr>
          <w:lang w:val="en-US"/>
        </w:rPr>
        <w:br w:type="page"/>
      </w:r>
    </w:p>
    <w:p w14:paraId="50F46CED" w14:textId="0EB8EACA" w:rsidR="00763274" w:rsidRPr="0053685E" w:rsidRDefault="004634B8" w:rsidP="00763274">
      <w:pPr>
        <w:pStyle w:val="Heading1"/>
        <w:rPr>
          <w:noProof/>
        </w:rPr>
      </w:pPr>
      <w:bookmarkStart w:id="135" w:name="_Toc106290104"/>
      <w:r w:rsidRPr="0053685E">
        <w:rPr>
          <w:lang w:val="en-US"/>
        </w:rPr>
        <w:lastRenderedPageBreak/>
        <w:t xml:space="preserve">Table of </w:t>
      </w:r>
      <w:r w:rsidR="00763274" w:rsidRPr="0053685E">
        <w:rPr>
          <w:lang w:val="en-US"/>
        </w:rPr>
        <w:t>Methodologies’ Description</w:t>
      </w:r>
      <w:bookmarkEnd w:id="135"/>
      <w:r w:rsidR="00763274" w:rsidRPr="0053685E">
        <w:rPr>
          <w:lang w:val="en-US"/>
        </w:rPr>
        <w:fldChar w:fldCharType="begin"/>
      </w:r>
      <w:r w:rsidR="00763274" w:rsidRPr="0053685E">
        <w:rPr>
          <w:lang w:val="en-US"/>
        </w:rPr>
        <w:instrText xml:space="preserve"> TOC \h \z \c "Methodology" </w:instrText>
      </w:r>
      <w:r w:rsidR="00763274" w:rsidRPr="0053685E">
        <w:rPr>
          <w:lang w:val="en-US"/>
        </w:rPr>
        <w:fldChar w:fldCharType="separate"/>
      </w:r>
    </w:p>
    <w:p w14:paraId="4C03A819" w14:textId="5736BC26" w:rsidR="00763274" w:rsidRPr="0053685E" w:rsidRDefault="00012D53">
      <w:pPr>
        <w:pStyle w:val="TableofFigures"/>
        <w:tabs>
          <w:tab w:val="right" w:leader="dot" w:pos="10762"/>
        </w:tabs>
        <w:rPr>
          <w:rFonts w:asciiTheme="minorHAnsi" w:eastAsiaTheme="minorEastAsia" w:hAnsiTheme="minorHAnsi"/>
          <w:noProof/>
          <w:sz w:val="22"/>
          <w:lang w:val="en-GB" w:eastAsia="en-GB"/>
        </w:rPr>
      </w:pPr>
      <w:r w:rsidRPr="0053685E">
        <w:fldChar w:fldCharType="begin"/>
      </w:r>
      <w:r w:rsidRPr="0053685E">
        <w:instrText xml:space="preserve"> HYPERLINK \l "_Toc100600227" </w:instrText>
      </w:r>
      <w:r w:rsidRPr="0053685E">
        <w:fldChar w:fldCharType="separate"/>
      </w:r>
      <w:r w:rsidR="00763274" w:rsidRPr="0053685E">
        <w:rPr>
          <w:rStyle w:val="Hyperlink"/>
          <w:noProof/>
          <w:lang w:val="en-GB"/>
        </w:rPr>
        <w:t>Methodology 1 – KNN</w:t>
      </w:r>
      <w:r w:rsidR="00763274" w:rsidRPr="0053685E">
        <w:rPr>
          <w:noProof/>
          <w:webHidden/>
        </w:rPr>
        <w:tab/>
      </w:r>
      <w:r w:rsidR="00763274" w:rsidRPr="0053685E">
        <w:rPr>
          <w:noProof/>
          <w:webHidden/>
        </w:rPr>
        <w:fldChar w:fldCharType="begin"/>
      </w:r>
      <w:r w:rsidR="00763274" w:rsidRPr="0053685E">
        <w:rPr>
          <w:noProof/>
          <w:webHidden/>
        </w:rPr>
        <w:instrText xml:space="preserve"> PAGEREF _Toc100600227 \h </w:instrText>
      </w:r>
      <w:r w:rsidR="00763274" w:rsidRPr="0053685E">
        <w:rPr>
          <w:noProof/>
          <w:webHidden/>
        </w:rPr>
      </w:r>
      <w:r w:rsidR="00763274" w:rsidRPr="0053685E">
        <w:rPr>
          <w:noProof/>
          <w:webHidden/>
        </w:rPr>
        <w:fldChar w:fldCharType="separate"/>
      </w:r>
      <w:r w:rsidR="00763274" w:rsidRPr="0053685E">
        <w:rPr>
          <w:noProof/>
          <w:webHidden/>
        </w:rPr>
        <w:t>17</w:t>
      </w:r>
      <w:r w:rsidR="00763274" w:rsidRPr="0053685E">
        <w:rPr>
          <w:noProof/>
          <w:webHidden/>
        </w:rPr>
        <w:fldChar w:fldCharType="end"/>
      </w:r>
      <w:r w:rsidRPr="0053685E">
        <w:rPr>
          <w:noProof/>
        </w:rPr>
        <w:fldChar w:fldCharType="end"/>
      </w:r>
    </w:p>
    <w:p w14:paraId="4354A56B" w14:textId="334A2A94" w:rsidR="00763274" w:rsidRPr="0053685E" w:rsidRDefault="00012D53">
      <w:pPr>
        <w:pStyle w:val="TableofFigures"/>
        <w:tabs>
          <w:tab w:val="right" w:leader="dot" w:pos="10762"/>
        </w:tabs>
        <w:rPr>
          <w:rFonts w:asciiTheme="minorHAnsi" w:eastAsiaTheme="minorEastAsia" w:hAnsiTheme="minorHAnsi"/>
          <w:noProof/>
          <w:sz w:val="22"/>
          <w:lang w:val="en-GB" w:eastAsia="en-GB"/>
        </w:rPr>
      </w:pPr>
      <w:r w:rsidRPr="0053685E">
        <w:fldChar w:fldCharType="begin"/>
      </w:r>
      <w:r w:rsidRPr="0053685E">
        <w:instrText xml:space="preserve"> HYPERLINK \l "_Toc100600228" </w:instrText>
      </w:r>
      <w:r w:rsidRPr="0053685E">
        <w:fldChar w:fldCharType="separate"/>
      </w:r>
      <w:r w:rsidR="00763274" w:rsidRPr="0053685E">
        <w:rPr>
          <w:rStyle w:val="Hyperlink"/>
          <w:noProof/>
          <w:lang w:val="en-GB"/>
        </w:rPr>
        <w:t>Methodology 2 - PCA Analysis</w:t>
      </w:r>
      <w:r w:rsidR="00763274" w:rsidRPr="0053685E">
        <w:rPr>
          <w:noProof/>
          <w:webHidden/>
        </w:rPr>
        <w:tab/>
      </w:r>
      <w:r w:rsidR="00763274" w:rsidRPr="0053685E">
        <w:rPr>
          <w:noProof/>
          <w:webHidden/>
        </w:rPr>
        <w:fldChar w:fldCharType="begin"/>
      </w:r>
      <w:r w:rsidR="00763274" w:rsidRPr="0053685E">
        <w:rPr>
          <w:noProof/>
          <w:webHidden/>
        </w:rPr>
        <w:instrText xml:space="preserve"> PAGEREF _Toc100600228 \h </w:instrText>
      </w:r>
      <w:r w:rsidR="00763274" w:rsidRPr="0053685E">
        <w:rPr>
          <w:noProof/>
          <w:webHidden/>
        </w:rPr>
      </w:r>
      <w:r w:rsidR="00763274" w:rsidRPr="0053685E">
        <w:rPr>
          <w:noProof/>
          <w:webHidden/>
        </w:rPr>
        <w:fldChar w:fldCharType="separate"/>
      </w:r>
      <w:r w:rsidR="00763274" w:rsidRPr="0053685E">
        <w:rPr>
          <w:noProof/>
          <w:webHidden/>
        </w:rPr>
        <w:t>17</w:t>
      </w:r>
      <w:r w:rsidR="00763274" w:rsidRPr="0053685E">
        <w:rPr>
          <w:noProof/>
          <w:webHidden/>
        </w:rPr>
        <w:fldChar w:fldCharType="end"/>
      </w:r>
      <w:r w:rsidRPr="0053685E">
        <w:rPr>
          <w:noProof/>
        </w:rPr>
        <w:fldChar w:fldCharType="end"/>
      </w:r>
    </w:p>
    <w:p w14:paraId="215AC7A6" w14:textId="14F697B5" w:rsidR="00763274" w:rsidRPr="0053685E" w:rsidRDefault="00012D53">
      <w:pPr>
        <w:pStyle w:val="TableofFigures"/>
        <w:tabs>
          <w:tab w:val="right" w:leader="dot" w:pos="10762"/>
        </w:tabs>
        <w:rPr>
          <w:rFonts w:asciiTheme="minorHAnsi" w:eastAsiaTheme="minorEastAsia" w:hAnsiTheme="minorHAnsi"/>
          <w:noProof/>
          <w:sz w:val="22"/>
          <w:lang w:val="en-GB" w:eastAsia="en-GB"/>
        </w:rPr>
      </w:pPr>
      <w:r w:rsidRPr="0053685E">
        <w:fldChar w:fldCharType="begin"/>
      </w:r>
      <w:r w:rsidRPr="0053685E">
        <w:instrText xml:space="preserve"> HYPERLINK \l "_Toc100600229" </w:instrText>
      </w:r>
      <w:r w:rsidRPr="0053685E">
        <w:fldChar w:fldCharType="separate"/>
      </w:r>
      <w:r w:rsidR="00763274" w:rsidRPr="0053685E">
        <w:rPr>
          <w:rStyle w:val="Hyperlink"/>
          <w:noProof/>
        </w:rPr>
        <w:t>Methodology 3 – K-Means Clustering</w:t>
      </w:r>
      <w:r w:rsidR="00763274" w:rsidRPr="0053685E">
        <w:rPr>
          <w:noProof/>
          <w:webHidden/>
        </w:rPr>
        <w:tab/>
      </w:r>
      <w:r w:rsidR="00763274" w:rsidRPr="0053685E">
        <w:rPr>
          <w:noProof/>
          <w:webHidden/>
        </w:rPr>
        <w:fldChar w:fldCharType="begin"/>
      </w:r>
      <w:r w:rsidR="00763274" w:rsidRPr="0053685E">
        <w:rPr>
          <w:noProof/>
          <w:webHidden/>
        </w:rPr>
        <w:instrText xml:space="preserve"> PAGEREF _Toc100600229 \h </w:instrText>
      </w:r>
      <w:r w:rsidR="00763274" w:rsidRPr="0053685E">
        <w:rPr>
          <w:noProof/>
          <w:webHidden/>
        </w:rPr>
      </w:r>
      <w:r w:rsidR="00763274" w:rsidRPr="0053685E">
        <w:rPr>
          <w:noProof/>
          <w:webHidden/>
        </w:rPr>
        <w:fldChar w:fldCharType="separate"/>
      </w:r>
      <w:r w:rsidR="00763274" w:rsidRPr="0053685E">
        <w:rPr>
          <w:noProof/>
          <w:webHidden/>
        </w:rPr>
        <w:t>18</w:t>
      </w:r>
      <w:r w:rsidR="00763274" w:rsidRPr="0053685E">
        <w:rPr>
          <w:noProof/>
          <w:webHidden/>
        </w:rPr>
        <w:fldChar w:fldCharType="end"/>
      </w:r>
      <w:r w:rsidRPr="0053685E">
        <w:rPr>
          <w:noProof/>
        </w:rPr>
        <w:fldChar w:fldCharType="end"/>
      </w:r>
    </w:p>
    <w:p w14:paraId="32A9F39D" w14:textId="7A93D4B3" w:rsidR="00763274" w:rsidRPr="0053685E" w:rsidRDefault="00012D53">
      <w:pPr>
        <w:pStyle w:val="TableofFigures"/>
        <w:tabs>
          <w:tab w:val="right" w:leader="dot" w:pos="10762"/>
        </w:tabs>
        <w:rPr>
          <w:rFonts w:asciiTheme="minorHAnsi" w:eastAsiaTheme="minorEastAsia" w:hAnsiTheme="minorHAnsi"/>
          <w:noProof/>
          <w:sz w:val="22"/>
          <w:lang w:val="en-GB" w:eastAsia="en-GB"/>
        </w:rPr>
      </w:pPr>
      <w:r w:rsidRPr="0053685E">
        <w:fldChar w:fldCharType="begin"/>
      </w:r>
      <w:r w:rsidRPr="0053685E">
        <w:instrText xml:space="preserve"> HYPERLINK \l "_Toc100600230" </w:instrText>
      </w:r>
      <w:r w:rsidRPr="0053685E">
        <w:fldChar w:fldCharType="separate"/>
      </w:r>
      <w:r w:rsidR="00763274" w:rsidRPr="0053685E">
        <w:rPr>
          <w:rStyle w:val="Hyperlink"/>
          <w:noProof/>
        </w:rPr>
        <w:t>Methodology 4 – Hierarchical clustering</w:t>
      </w:r>
      <w:r w:rsidR="00763274" w:rsidRPr="0053685E">
        <w:rPr>
          <w:noProof/>
          <w:webHidden/>
        </w:rPr>
        <w:tab/>
      </w:r>
      <w:r w:rsidR="00763274" w:rsidRPr="0053685E">
        <w:rPr>
          <w:noProof/>
          <w:webHidden/>
        </w:rPr>
        <w:fldChar w:fldCharType="begin"/>
      </w:r>
      <w:r w:rsidR="00763274" w:rsidRPr="0053685E">
        <w:rPr>
          <w:noProof/>
          <w:webHidden/>
        </w:rPr>
        <w:instrText xml:space="preserve"> PAGEREF _Toc100600230 \h </w:instrText>
      </w:r>
      <w:r w:rsidR="00763274" w:rsidRPr="0053685E">
        <w:rPr>
          <w:noProof/>
          <w:webHidden/>
        </w:rPr>
      </w:r>
      <w:r w:rsidR="00763274" w:rsidRPr="0053685E">
        <w:rPr>
          <w:noProof/>
          <w:webHidden/>
        </w:rPr>
        <w:fldChar w:fldCharType="separate"/>
      </w:r>
      <w:r w:rsidR="00763274" w:rsidRPr="0053685E">
        <w:rPr>
          <w:noProof/>
          <w:webHidden/>
        </w:rPr>
        <w:t>18</w:t>
      </w:r>
      <w:r w:rsidR="00763274" w:rsidRPr="0053685E">
        <w:rPr>
          <w:noProof/>
          <w:webHidden/>
        </w:rPr>
        <w:fldChar w:fldCharType="end"/>
      </w:r>
      <w:r w:rsidRPr="0053685E">
        <w:rPr>
          <w:noProof/>
        </w:rPr>
        <w:fldChar w:fldCharType="end"/>
      </w:r>
    </w:p>
    <w:p w14:paraId="0898940C" w14:textId="57C2383D" w:rsidR="00763274" w:rsidRPr="0053685E" w:rsidRDefault="00763274" w:rsidP="00763274">
      <w:pPr>
        <w:pStyle w:val="Heading1"/>
        <w:rPr>
          <w:lang w:val="en-US"/>
        </w:rPr>
      </w:pPr>
      <w:r w:rsidRPr="0053685E">
        <w:rPr>
          <w:lang w:val="en-US"/>
        </w:rPr>
        <w:fldChar w:fldCharType="end"/>
      </w:r>
      <w:r w:rsidR="004634B8" w:rsidRPr="0053685E">
        <w:rPr>
          <w:lang w:val="en-US"/>
        </w:rPr>
        <w:br w:type="page"/>
      </w:r>
    </w:p>
    <w:p w14:paraId="3A1176BC" w14:textId="32F43B2D" w:rsidR="004634B8" w:rsidRPr="0053685E" w:rsidRDefault="00763274" w:rsidP="00763274">
      <w:pPr>
        <w:pStyle w:val="Heading1"/>
        <w:rPr>
          <w:lang w:val="en-US"/>
        </w:rPr>
      </w:pPr>
      <w:bookmarkStart w:id="136" w:name="_Toc106290105"/>
      <w:r w:rsidRPr="0053685E">
        <w:rPr>
          <w:lang w:val="en-US"/>
        </w:rPr>
        <w:lastRenderedPageBreak/>
        <w:t>Table of Figures</w:t>
      </w:r>
      <w:bookmarkEnd w:id="136"/>
    </w:p>
    <w:p w14:paraId="2F29DA16" w14:textId="71D280FF" w:rsidR="00521323" w:rsidRPr="0053685E" w:rsidRDefault="00763274">
      <w:pPr>
        <w:pStyle w:val="TableofFigures"/>
        <w:tabs>
          <w:tab w:val="right" w:leader="dot" w:pos="10762"/>
        </w:tabs>
        <w:rPr>
          <w:ins w:id="137" w:author="Mariana Gil" w:date="2022-04-15T19:50:00Z"/>
          <w:rFonts w:asciiTheme="minorHAnsi" w:eastAsiaTheme="minorEastAsia" w:hAnsiTheme="minorHAnsi"/>
          <w:noProof/>
          <w:sz w:val="22"/>
          <w:lang w:val="en-GB" w:eastAsia="en-GB"/>
        </w:rPr>
      </w:pPr>
      <w:r w:rsidRPr="0053685E">
        <w:rPr>
          <w:lang w:val="en-US"/>
        </w:rPr>
        <w:fldChar w:fldCharType="begin"/>
      </w:r>
      <w:r w:rsidRPr="0053685E">
        <w:rPr>
          <w:lang w:val="en-US"/>
        </w:rPr>
        <w:instrText xml:space="preserve"> TOC \h \z \c "Figure" </w:instrText>
      </w:r>
      <w:r w:rsidRPr="0053685E">
        <w:rPr>
          <w:lang w:val="en-US"/>
        </w:rPr>
        <w:fldChar w:fldCharType="separate"/>
      </w:r>
      <w:ins w:id="138" w:author="Mariana Gil" w:date="2022-04-15T19:50:00Z">
        <w:r w:rsidR="00521323" w:rsidRPr="0053685E">
          <w:rPr>
            <w:rStyle w:val="Hyperlink"/>
            <w:noProof/>
          </w:rPr>
          <w:fldChar w:fldCharType="begin"/>
        </w:r>
        <w:r w:rsidR="00521323" w:rsidRPr="0053685E">
          <w:rPr>
            <w:rStyle w:val="Hyperlink"/>
            <w:noProof/>
          </w:rPr>
          <w:instrText xml:space="preserve"> </w:instrText>
        </w:r>
        <w:r w:rsidR="00521323" w:rsidRPr="0053685E">
          <w:rPr>
            <w:noProof/>
          </w:rPr>
          <w:instrText>HYPERLINK \l "_Toc100944649"</w:instrText>
        </w:r>
        <w:r w:rsidR="00521323" w:rsidRPr="0053685E">
          <w:rPr>
            <w:rStyle w:val="Hyperlink"/>
            <w:noProof/>
          </w:rPr>
          <w:instrText xml:space="preserve"> </w:instrText>
        </w:r>
        <w:r w:rsidR="00521323" w:rsidRPr="0053685E">
          <w:rPr>
            <w:rStyle w:val="Hyperlink"/>
            <w:noProof/>
          </w:rPr>
          <w:fldChar w:fldCharType="separate"/>
        </w:r>
        <w:r w:rsidR="00521323" w:rsidRPr="0053685E">
          <w:rPr>
            <w:rStyle w:val="Hyperlink"/>
            <w:noProof/>
            <w:lang w:val="en-GB"/>
          </w:rPr>
          <w:t>Figure 1 - Summary of dataset's attributes and description</w:t>
        </w:r>
        <w:r w:rsidR="00521323" w:rsidRPr="0053685E">
          <w:rPr>
            <w:noProof/>
            <w:webHidden/>
          </w:rPr>
          <w:tab/>
        </w:r>
        <w:r w:rsidR="00521323" w:rsidRPr="0053685E">
          <w:rPr>
            <w:noProof/>
            <w:webHidden/>
          </w:rPr>
          <w:fldChar w:fldCharType="begin"/>
        </w:r>
        <w:r w:rsidR="00521323" w:rsidRPr="0053685E">
          <w:rPr>
            <w:noProof/>
            <w:webHidden/>
          </w:rPr>
          <w:instrText xml:space="preserve"> PAGEREF _Toc100944649 \h </w:instrText>
        </w:r>
      </w:ins>
      <w:r w:rsidR="00521323" w:rsidRPr="0053685E">
        <w:rPr>
          <w:noProof/>
          <w:webHidden/>
        </w:rPr>
      </w:r>
      <w:r w:rsidR="00521323" w:rsidRPr="0053685E">
        <w:rPr>
          <w:noProof/>
          <w:webHidden/>
        </w:rPr>
        <w:fldChar w:fldCharType="separate"/>
      </w:r>
      <w:ins w:id="139" w:author="Mariana Gil" w:date="2022-04-15T19:50:00Z">
        <w:r w:rsidR="00521323" w:rsidRPr="0053685E">
          <w:rPr>
            <w:noProof/>
            <w:webHidden/>
          </w:rPr>
          <w:t>11</w:t>
        </w:r>
        <w:r w:rsidR="00521323" w:rsidRPr="0053685E">
          <w:rPr>
            <w:noProof/>
            <w:webHidden/>
          </w:rPr>
          <w:fldChar w:fldCharType="end"/>
        </w:r>
        <w:r w:rsidR="00521323" w:rsidRPr="0053685E">
          <w:rPr>
            <w:rStyle w:val="Hyperlink"/>
            <w:noProof/>
          </w:rPr>
          <w:fldChar w:fldCharType="end"/>
        </w:r>
      </w:ins>
    </w:p>
    <w:p w14:paraId="73A0598D" w14:textId="7F15A63D" w:rsidR="00521323" w:rsidRPr="0053685E" w:rsidRDefault="00521323">
      <w:pPr>
        <w:pStyle w:val="TableofFigures"/>
        <w:tabs>
          <w:tab w:val="right" w:leader="dot" w:pos="10762"/>
        </w:tabs>
        <w:rPr>
          <w:ins w:id="140" w:author="Mariana Gil" w:date="2022-04-15T19:50:00Z"/>
          <w:rFonts w:asciiTheme="minorHAnsi" w:eastAsiaTheme="minorEastAsia" w:hAnsiTheme="minorHAnsi"/>
          <w:noProof/>
          <w:sz w:val="22"/>
          <w:lang w:val="en-GB" w:eastAsia="en-GB"/>
        </w:rPr>
      </w:pPr>
      <w:ins w:id="141" w:author="Mariana Gil" w:date="2022-04-15T19:50:00Z">
        <w:r w:rsidRPr="0053685E">
          <w:rPr>
            <w:rStyle w:val="Hyperlink"/>
            <w:noProof/>
          </w:rPr>
          <w:fldChar w:fldCharType="begin"/>
        </w:r>
        <w:r w:rsidRPr="0053685E">
          <w:rPr>
            <w:rStyle w:val="Hyperlink"/>
            <w:noProof/>
          </w:rPr>
          <w:instrText xml:space="preserve"> </w:instrText>
        </w:r>
        <w:r w:rsidRPr="0053685E">
          <w:rPr>
            <w:noProof/>
          </w:rPr>
          <w:instrText>HYPERLINK \l "_Toc100944650"</w:instrText>
        </w:r>
        <w:r w:rsidRPr="0053685E">
          <w:rPr>
            <w:rStyle w:val="Hyperlink"/>
            <w:noProof/>
          </w:rPr>
          <w:instrText xml:space="preserve"> </w:instrText>
        </w:r>
        <w:r w:rsidRPr="0053685E">
          <w:rPr>
            <w:rStyle w:val="Hyperlink"/>
            <w:noProof/>
          </w:rPr>
          <w:fldChar w:fldCharType="separate"/>
        </w:r>
        <w:r w:rsidRPr="0053685E">
          <w:rPr>
            <w:rStyle w:val="Hyperlink"/>
            <w:noProof/>
            <w:lang w:val="en-GB"/>
          </w:rPr>
          <w:t>Figure 2 - First three entries of BookMe dataset</w:t>
        </w:r>
        <w:r w:rsidRPr="0053685E">
          <w:rPr>
            <w:noProof/>
            <w:webHidden/>
          </w:rPr>
          <w:tab/>
        </w:r>
        <w:r w:rsidRPr="0053685E">
          <w:rPr>
            <w:noProof/>
            <w:webHidden/>
          </w:rPr>
          <w:fldChar w:fldCharType="begin"/>
        </w:r>
        <w:r w:rsidRPr="0053685E">
          <w:rPr>
            <w:noProof/>
            <w:webHidden/>
          </w:rPr>
          <w:instrText xml:space="preserve"> PAGEREF _Toc100944650 \h </w:instrText>
        </w:r>
      </w:ins>
      <w:r w:rsidRPr="0053685E">
        <w:rPr>
          <w:noProof/>
          <w:webHidden/>
        </w:rPr>
      </w:r>
      <w:r w:rsidRPr="0053685E">
        <w:rPr>
          <w:noProof/>
          <w:webHidden/>
        </w:rPr>
        <w:fldChar w:fldCharType="separate"/>
      </w:r>
      <w:ins w:id="142" w:author="Mariana Gil" w:date="2022-04-15T19:50:00Z">
        <w:r w:rsidRPr="0053685E">
          <w:rPr>
            <w:noProof/>
            <w:webHidden/>
          </w:rPr>
          <w:t>11</w:t>
        </w:r>
        <w:r w:rsidRPr="0053685E">
          <w:rPr>
            <w:noProof/>
            <w:webHidden/>
          </w:rPr>
          <w:fldChar w:fldCharType="end"/>
        </w:r>
        <w:r w:rsidRPr="0053685E">
          <w:rPr>
            <w:rStyle w:val="Hyperlink"/>
            <w:noProof/>
          </w:rPr>
          <w:fldChar w:fldCharType="end"/>
        </w:r>
      </w:ins>
    </w:p>
    <w:p w14:paraId="69987513" w14:textId="7A4D5AD3" w:rsidR="00521323" w:rsidRPr="0053685E" w:rsidRDefault="00521323">
      <w:pPr>
        <w:pStyle w:val="TableofFigures"/>
        <w:tabs>
          <w:tab w:val="right" w:leader="dot" w:pos="10762"/>
        </w:tabs>
        <w:rPr>
          <w:ins w:id="143" w:author="Mariana Gil" w:date="2022-04-15T19:50:00Z"/>
          <w:rFonts w:asciiTheme="minorHAnsi" w:eastAsiaTheme="minorEastAsia" w:hAnsiTheme="minorHAnsi"/>
          <w:noProof/>
          <w:sz w:val="22"/>
          <w:lang w:val="en-GB" w:eastAsia="en-GB"/>
        </w:rPr>
      </w:pPr>
      <w:ins w:id="144" w:author="Mariana Gil" w:date="2022-04-15T19:50:00Z">
        <w:r w:rsidRPr="0053685E">
          <w:rPr>
            <w:rStyle w:val="Hyperlink"/>
            <w:noProof/>
          </w:rPr>
          <w:fldChar w:fldCharType="begin"/>
        </w:r>
        <w:r w:rsidRPr="0053685E">
          <w:rPr>
            <w:rStyle w:val="Hyperlink"/>
            <w:noProof/>
          </w:rPr>
          <w:instrText xml:space="preserve"> </w:instrText>
        </w:r>
        <w:r w:rsidRPr="0053685E">
          <w:rPr>
            <w:noProof/>
          </w:rPr>
          <w:instrText>HYPERLINK \l "_Toc100944651"</w:instrText>
        </w:r>
        <w:r w:rsidRPr="0053685E">
          <w:rPr>
            <w:rStyle w:val="Hyperlink"/>
            <w:noProof/>
          </w:rPr>
          <w:instrText xml:space="preserve"> </w:instrText>
        </w:r>
        <w:r w:rsidRPr="0053685E">
          <w:rPr>
            <w:rStyle w:val="Hyperlink"/>
            <w:noProof/>
          </w:rPr>
          <w:fldChar w:fldCharType="separate"/>
        </w:r>
        <w:r w:rsidRPr="0053685E">
          <w:rPr>
            <w:rStyle w:val="Hyperlink"/>
            <w:noProof/>
          </w:rPr>
          <w:t>Figure 3 - Duplicated entries removed</w:t>
        </w:r>
        <w:r w:rsidRPr="0053685E">
          <w:rPr>
            <w:noProof/>
            <w:webHidden/>
          </w:rPr>
          <w:tab/>
        </w:r>
        <w:r w:rsidRPr="0053685E">
          <w:rPr>
            <w:noProof/>
            <w:webHidden/>
          </w:rPr>
          <w:fldChar w:fldCharType="begin"/>
        </w:r>
        <w:r w:rsidRPr="0053685E">
          <w:rPr>
            <w:noProof/>
            <w:webHidden/>
          </w:rPr>
          <w:instrText xml:space="preserve"> PAGEREF _Toc100944651 \h </w:instrText>
        </w:r>
      </w:ins>
      <w:r w:rsidRPr="0053685E">
        <w:rPr>
          <w:noProof/>
          <w:webHidden/>
        </w:rPr>
      </w:r>
      <w:r w:rsidRPr="0053685E">
        <w:rPr>
          <w:noProof/>
          <w:webHidden/>
        </w:rPr>
        <w:fldChar w:fldCharType="separate"/>
      </w:r>
      <w:ins w:id="145" w:author="Mariana Gil" w:date="2022-04-15T19:50:00Z">
        <w:r w:rsidRPr="0053685E">
          <w:rPr>
            <w:noProof/>
            <w:webHidden/>
          </w:rPr>
          <w:t>12</w:t>
        </w:r>
        <w:r w:rsidRPr="0053685E">
          <w:rPr>
            <w:noProof/>
            <w:webHidden/>
          </w:rPr>
          <w:fldChar w:fldCharType="end"/>
        </w:r>
        <w:r w:rsidRPr="0053685E">
          <w:rPr>
            <w:rStyle w:val="Hyperlink"/>
            <w:noProof/>
          </w:rPr>
          <w:fldChar w:fldCharType="end"/>
        </w:r>
      </w:ins>
    </w:p>
    <w:p w14:paraId="18D047AD" w14:textId="2E09E766" w:rsidR="00521323" w:rsidRPr="0053685E" w:rsidRDefault="00521323">
      <w:pPr>
        <w:pStyle w:val="TableofFigures"/>
        <w:tabs>
          <w:tab w:val="right" w:leader="dot" w:pos="10762"/>
        </w:tabs>
        <w:rPr>
          <w:ins w:id="146" w:author="Mariana Gil" w:date="2022-04-15T19:50:00Z"/>
          <w:rFonts w:asciiTheme="minorHAnsi" w:eastAsiaTheme="minorEastAsia" w:hAnsiTheme="minorHAnsi"/>
          <w:noProof/>
          <w:sz w:val="22"/>
          <w:lang w:val="en-GB" w:eastAsia="en-GB"/>
        </w:rPr>
      </w:pPr>
      <w:ins w:id="147" w:author="Mariana Gil" w:date="2022-04-15T19:50:00Z">
        <w:r w:rsidRPr="0053685E">
          <w:rPr>
            <w:rStyle w:val="Hyperlink"/>
            <w:noProof/>
          </w:rPr>
          <w:fldChar w:fldCharType="begin"/>
        </w:r>
        <w:r w:rsidRPr="0053685E">
          <w:rPr>
            <w:rStyle w:val="Hyperlink"/>
            <w:noProof/>
          </w:rPr>
          <w:instrText xml:space="preserve"> </w:instrText>
        </w:r>
        <w:r w:rsidRPr="0053685E">
          <w:rPr>
            <w:noProof/>
          </w:rPr>
          <w:instrText>HYPERLINK \l "_Toc100944652"</w:instrText>
        </w:r>
        <w:r w:rsidRPr="0053685E">
          <w:rPr>
            <w:rStyle w:val="Hyperlink"/>
            <w:noProof/>
          </w:rPr>
          <w:instrText xml:space="preserve"> </w:instrText>
        </w:r>
        <w:r w:rsidRPr="0053685E">
          <w:rPr>
            <w:rStyle w:val="Hyperlink"/>
            <w:noProof/>
          </w:rPr>
          <w:fldChar w:fldCharType="separate"/>
        </w:r>
        <w:r w:rsidRPr="0053685E">
          <w:rPr>
            <w:rStyle w:val="Hyperlink"/>
            <w:noProof/>
            <w:lang w:val="en-GB"/>
          </w:rPr>
          <w:t>Figure 4 - Information on BookMe dataset</w:t>
        </w:r>
        <w:r w:rsidRPr="0053685E">
          <w:rPr>
            <w:noProof/>
            <w:webHidden/>
          </w:rPr>
          <w:tab/>
        </w:r>
        <w:r w:rsidRPr="0053685E">
          <w:rPr>
            <w:noProof/>
            <w:webHidden/>
          </w:rPr>
          <w:fldChar w:fldCharType="begin"/>
        </w:r>
        <w:r w:rsidRPr="0053685E">
          <w:rPr>
            <w:noProof/>
            <w:webHidden/>
          </w:rPr>
          <w:instrText xml:space="preserve"> PAGEREF _Toc100944652 \h </w:instrText>
        </w:r>
      </w:ins>
      <w:r w:rsidRPr="0053685E">
        <w:rPr>
          <w:noProof/>
          <w:webHidden/>
        </w:rPr>
      </w:r>
      <w:r w:rsidRPr="0053685E">
        <w:rPr>
          <w:noProof/>
          <w:webHidden/>
        </w:rPr>
        <w:fldChar w:fldCharType="separate"/>
      </w:r>
      <w:ins w:id="148" w:author="Mariana Gil" w:date="2022-04-15T19:50:00Z">
        <w:r w:rsidRPr="0053685E">
          <w:rPr>
            <w:noProof/>
            <w:webHidden/>
          </w:rPr>
          <w:t>12</w:t>
        </w:r>
        <w:r w:rsidRPr="0053685E">
          <w:rPr>
            <w:noProof/>
            <w:webHidden/>
          </w:rPr>
          <w:fldChar w:fldCharType="end"/>
        </w:r>
        <w:r w:rsidRPr="0053685E">
          <w:rPr>
            <w:rStyle w:val="Hyperlink"/>
            <w:noProof/>
          </w:rPr>
          <w:fldChar w:fldCharType="end"/>
        </w:r>
      </w:ins>
    </w:p>
    <w:p w14:paraId="095A6F4C" w14:textId="7A1D0A3F" w:rsidR="00521323" w:rsidRPr="0053685E" w:rsidRDefault="00521323">
      <w:pPr>
        <w:pStyle w:val="TableofFigures"/>
        <w:tabs>
          <w:tab w:val="right" w:leader="dot" w:pos="10762"/>
        </w:tabs>
        <w:rPr>
          <w:ins w:id="149" w:author="Mariana Gil" w:date="2022-04-15T19:50:00Z"/>
          <w:rFonts w:asciiTheme="minorHAnsi" w:eastAsiaTheme="minorEastAsia" w:hAnsiTheme="minorHAnsi"/>
          <w:noProof/>
          <w:sz w:val="22"/>
          <w:lang w:val="en-GB" w:eastAsia="en-GB"/>
        </w:rPr>
      </w:pPr>
      <w:ins w:id="150" w:author="Mariana Gil" w:date="2022-04-15T19:50:00Z">
        <w:r w:rsidRPr="0053685E">
          <w:rPr>
            <w:rStyle w:val="Hyperlink"/>
            <w:noProof/>
          </w:rPr>
          <w:fldChar w:fldCharType="begin"/>
        </w:r>
        <w:r w:rsidRPr="0053685E">
          <w:rPr>
            <w:rStyle w:val="Hyperlink"/>
            <w:noProof/>
          </w:rPr>
          <w:instrText xml:space="preserve"> </w:instrText>
        </w:r>
        <w:r w:rsidRPr="0053685E">
          <w:rPr>
            <w:noProof/>
          </w:rPr>
          <w:instrText>HYPERLINK \l "_Toc100944653"</w:instrText>
        </w:r>
        <w:r w:rsidRPr="0053685E">
          <w:rPr>
            <w:rStyle w:val="Hyperlink"/>
            <w:noProof/>
          </w:rPr>
          <w:instrText xml:space="preserve"> </w:instrText>
        </w:r>
        <w:r w:rsidRPr="0053685E">
          <w:rPr>
            <w:rStyle w:val="Hyperlink"/>
            <w:noProof/>
          </w:rPr>
          <w:fldChar w:fldCharType="separate"/>
        </w:r>
        <w:r w:rsidRPr="0053685E">
          <w:rPr>
            <w:rStyle w:val="Hyperlink"/>
            <w:noProof/>
            <w:lang w:val="en-GB"/>
          </w:rPr>
          <w:t>Figure 5 - Descriptive statistics for numerical variables</w:t>
        </w:r>
        <w:r w:rsidRPr="0053685E">
          <w:rPr>
            <w:noProof/>
            <w:webHidden/>
          </w:rPr>
          <w:tab/>
        </w:r>
        <w:r w:rsidRPr="0053685E">
          <w:rPr>
            <w:noProof/>
            <w:webHidden/>
          </w:rPr>
          <w:fldChar w:fldCharType="begin"/>
        </w:r>
        <w:r w:rsidRPr="0053685E">
          <w:rPr>
            <w:noProof/>
            <w:webHidden/>
          </w:rPr>
          <w:instrText xml:space="preserve"> PAGEREF _Toc100944653 \h </w:instrText>
        </w:r>
      </w:ins>
      <w:r w:rsidRPr="0053685E">
        <w:rPr>
          <w:noProof/>
          <w:webHidden/>
        </w:rPr>
      </w:r>
      <w:r w:rsidRPr="0053685E">
        <w:rPr>
          <w:noProof/>
          <w:webHidden/>
        </w:rPr>
        <w:fldChar w:fldCharType="separate"/>
      </w:r>
      <w:ins w:id="151" w:author="Mariana Gil" w:date="2022-04-15T19:50:00Z">
        <w:r w:rsidRPr="0053685E">
          <w:rPr>
            <w:noProof/>
            <w:webHidden/>
          </w:rPr>
          <w:t>13</w:t>
        </w:r>
        <w:r w:rsidRPr="0053685E">
          <w:rPr>
            <w:noProof/>
            <w:webHidden/>
          </w:rPr>
          <w:fldChar w:fldCharType="end"/>
        </w:r>
        <w:r w:rsidRPr="0053685E">
          <w:rPr>
            <w:rStyle w:val="Hyperlink"/>
            <w:noProof/>
          </w:rPr>
          <w:fldChar w:fldCharType="end"/>
        </w:r>
      </w:ins>
    </w:p>
    <w:p w14:paraId="6D6C79F8" w14:textId="23B934DE" w:rsidR="00521323" w:rsidRPr="0053685E" w:rsidRDefault="00521323">
      <w:pPr>
        <w:pStyle w:val="TableofFigures"/>
        <w:tabs>
          <w:tab w:val="right" w:leader="dot" w:pos="10762"/>
        </w:tabs>
        <w:rPr>
          <w:ins w:id="152" w:author="Mariana Gil" w:date="2022-04-15T19:50:00Z"/>
          <w:rFonts w:asciiTheme="minorHAnsi" w:eastAsiaTheme="minorEastAsia" w:hAnsiTheme="minorHAnsi"/>
          <w:noProof/>
          <w:sz w:val="22"/>
          <w:lang w:val="en-GB" w:eastAsia="en-GB"/>
        </w:rPr>
      </w:pPr>
      <w:ins w:id="153" w:author="Mariana Gil" w:date="2022-04-15T19:50:00Z">
        <w:r w:rsidRPr="0053685E">
          <w:rPr>
            <w:rStyle w:val="Hyperlink"/>
            <w:noProof/>
          </w:rPr>
          <w:fldChar w:fldCharType="begin"/>
        </w:r>
        <w:r w:rsidRPr="0053685E">
          <w:rPr>
            <w:rStyle w:val="Hyperlink"/>
            <w:noProof/>
          </w:rPr>
          <w:instrText xml:space="preserve"> </w:instrText>
        </w:r>
        <w:r w:rsidRPr="0053685E">
          <w:rPr>
            <w:noProof/>
          </w:rPr>
          <w:instrText>HYPERLINK \l "_Toc100944654"</w:instrText>
        </w:r>
        <w:r w:rsidRPr="0053685E">
          <w:rPr>
            <w:rStyle w:val="Hyperlink"/>
            <w:noProof/>
          </w:rPr>
          <w:instrText xml:space="preserve"> </w:instrText>
        </w:r>
        <w:r w:rsidRPr="0053685E">
          <w:rPr>
            <w:rStyle w:val="Hyperlink"/>
            <w:noProof/>
          </w:rPr>
          <w:fldChar w:fldCharType="separate"/>
        </w:r>
        <w:r w:rsidRPr="0053685E">
          <w:rPr>
            <w:rStyle w:val="Hyperlink"/>
            <w:noProof/>
            <w:lang w:val="en-GB"/>
          </w:rPr>
          <w:t>Figure 6 - Countplot of "RoomType" and "TypeTravel"</w:t>
        </w:r>
        <w:r w:rsidRPr="0053685E">
          <w:rPr>
            <w:noProof/>
            <w:webHidden/>
          </w:rPr>
          <w:tab/>
        </w:r>
        <w:r w:rsidRPr="0053685E">
          <w:rPr>
            <w:noProof/>
            <w:webHidden/>
          </w:rPr>
          <w:fldChar w:fldCharType="begin"/>
        </w:r>
        <w:r w:rsidRPr="0053685E">
          <w:rPr>
            <w:noProof/>
            <w:webHidden/>
          </w:rPr>
          <w:instrText xml:space="preserve"> PAGEREF _Toc100944654 \h </w:instrText>
        </w:r>
      </w:ins>
      <w:r w:rsidRPr="0053685E">
        <w:rPr>
          <w:noProof/>
          <w:webHidden/>
        </w:rPr>
      </w:r>
      <w:r w:rsidRPr="0053685E">
        <w:rPr>
          <w:noProof/>
          <w:webHidden/>
        </w:rPr>
        <w:fldChar w:fldCharType="separate"/>
      </w:r>
      <w:ins w:id="154" w:author="Mariana Gil" w:date="2022-04-15T19:50:00Z">
        <w:r w:rsidRPr="0053685E">
          <w:rPr>
            <w:noProof/>
            <w:webHidden/>
          </w:rPr>
          <w:t>13</w:t>
        </w:r>
        <w:r w:rsidRPr="0053685E">
          <w:rPr>
            <w:noProof/>
            <w:webHidden/>
          </w:rPr>
          <w:fldChar w:fldCharType="end"/>
        </w:r>
        <w:r w:rsidRPr="0053685E">
          <w:rPr>
            <w:rStyle w:val="Hyperlink"/>
            <w:noProof/>
          </w:rPr>
          <w:fldChar w:fldCharType="end"/>
        </w:r>
      </w:ins>
    </w:p>
    <w:p w14:paraId="7590043E" w14:textId="7EDFBD6C" w:rsidR="00521323" w:rsidRPr="0053685E" w:rsidRDefault="00521323">
      <w:pPr>
        <w:pStyle w:val="TableofFigures"/>
        <w:tabs>
          <w:tab w:val="right" w:leader="dot" w:pos="10762"/>
        </w:tabs>
        <w:rPr>
          <w:ins w:id="155" w:author="Mariana Gil" w:date="2022-04-15T19:50:00Z"/>
          <w:rFonts w:asciiTheme="minorHAnsi" w:eastAsiaTheme="minorEastAsia" w:hAnsiTheme="minorHAnsi"/>
          <w:noProof/>
          <w:sz w:val="22"/>
          <w:lang w:val="en-GB" w:eastAsia="en-GB"/>
        </w:rPr>
      </w:pPr>
      <w:ins w:id="156" w:author="Mariana Gil" w:date="2022-04-15T19:50:00Z">
        <w:r w:rsidRPr="0053685E">
          <w:rPr>
            <w:rStyle w:val="Hyperlink"/>
            <w:noProof/>
          </w:rPr>
          <w:fldChar w:fldCharType="begin"/>
        </w:r>
        <w:r w:rsidRPr="0053685E">
          <w:rPr>
            <w:rStyle w:val="Hyperlink"/>
            <w:noProof/>
          </w:rPr>
          <w:instrText xml:space="preserve"> </w:instrText>
        </w:r>
        <w:r w:rsidRPr="0053685E">
          <w:rPr>
            <w:noProof/>
          </w:rPr>
          <w:instrText>HYPERLINK \l "_Toc100944655"</w:instrText>
        </w:r>
        <w:r w:rsidRPr="0053685E">
          <w:rPr>
            <w:rStyle w:val="Hyperlink"/>
            <w:noProof/>
          </w:rPr>
          <w:instrText xml:space="preserve"> </w:instrText>
        </w:r>
        <w:r w:rsidRPr="0053685E">
          <w:rPr>
            <w:rStyle w:val="Hyperlink"/>
            <w:noProof/>
          </w:rPr>
          <w:fldChar w:fldCharType="separate"/>
        </w:r>
        <w:r w:rsidRPr="0053685E">
          <w:rPr>
            <w:rStyle w:val="Hyperlink"/>
            <w:noProof/>
            <w:lang w:val="en-GB"/>
          </w:rPr>
          <w:t>Figure 7 - Countplot of "Longevity" and "Churn"</w:t>
        </w:r>
        <w:r w:rsidRPr="0053685E">
          <w:rPr>
            <w:noProof/>
            <w:webHidden/>
          </w:rPr>
          <w:tab/>
        </w:r>
        <w:r w:rsidRPr="0053685E">
          <w:rPr>
            <w:noProof/>
            <w:webHidden/>
          </w:rPr>
          <w:fldChar w:fldCharType="begin"/>
        </w:r>
        <w:r w:rsidRPr="0053685E">
          <w:rPr>
            <w:noProof/>
            <w:webHidden/>
          </w:rPr>
          <w:instrText xml:space="preserve"> PAGEREF _Toc100944655 \h </w:instrText>
        </w:r>
      </w:ins>
      <w:r w:rsidRPr="0053685E">
        <w:rPr>
          <w:noProof/>
          <w:webHidden/>
        </w:rPr>
      </w:r>
      <w:r w:rsidRPr="0053685E">
        <w:rPr>
          <w:noProof/>
          <w:webHidden/>
        </w:rPr>
        <w:fldChar w:fldCharType="separate"/>
      </w:r>
      <w:ins w:id="157" w:author="Mariana Gil" w:date="2022-04-15T19:50:00Z">
        <w:r w:rsidRPr="0053685E">
          <w:rPr>
            <w:noProof/>
            <w:webHidden/>
          </w:rPr>
          <w:t>13</w:t>
        </w:r>
        <w:r w:rsidRPr="0053685E">
          <w:rPr>
            <w:noProof/>
            <w:webHidden/>
          </w:rPr>
          <w:fldChar w:fldCharType="end"/>
        </w:r>
        <w:r w:rsidRPr="0053685E">
          <w:rPr>
            <w:rStyle w:val="Hyperlink"/>
            <w:noProof/>
          </w:rPr>
          <w:fldChar w:fldCharType="end"/>
        </w:r>
      </w:ins>
    </w:p>
    <w:p w14:paraId="30FFC71E" w14:textId="3D7ED703" w:rsidR="00521323" w:rsidRPr="0053685E" w:rsidRDefault="00521323">
      <w:pPr>
        <w:pStyle w:val="TableofFigures"/>
        <w:tabs>
          <w:tab w:val="right" w:leader="dot" w:pos="10762"/>
        </w:tabs>
        <w:rPr>
          <w:ins w:id="158" w:author="Mariana Gil" w:date="2022-04-15T19:50:00Z"/>
          <w:rFonts w:asciiTheme="minorHAnsi" w:eastAsiaTheme="minorEastAsia" w:hAnsiTheme="minorHAnsi"/>
          <w:noProof/>
          <w:sz w:val="22"/>
          <w:lang w:val="en-GB" w:eastAsia="en-GB"/>
        </w:rPr>
      </w:pPr>
      <w:ins w:id="159" w:author="Mariana Gil" w:date="2022-04-15T19:50:00Z">
        <w:r w:rsidRPr="0053685E">
          <w:rPr>
            <w:rStyle w:val="Hyperlink"/>
            <w:noProof/>
          </w:rPr>
          <w:fldChar w:fldCharType="begin"/>
        </w:r>
        <w:r w:rsidRPr="0053685E">
          <w:rPr>
            <w:rStyle w:val="Hyperlink"/>
            <w:noProof/>
          </w:rPr>
          <w:instrText xml:space="preserve"> </w:instrText>
        </w:r>
        <w:r w:rsidRPr="0053685E">
          <w:rPr>
            <w:noProof/>
          </w:rPr>
          <w:instrText>HYPERLINK \l "_Toc100944656"</w:instrText>
        </w:r>
        <w:r w:rsidRPr="0053685E">
          <w:rPr>
            <w:rStyle w:val="Hyperlink"/>
            <w:noProof/>
          </w:rPr>
          <w:instrText xml:space="preserve"> </w:instrText>
        </w:r>
        <w:r w:rsidRPr="0053685E">
          <w:rPr>
            <w:rStyle w:val="Hyperlink"/>
            <w:noProof/>
          </w:rPr>
          <w:fldChar w:fldCharType="separate"/>
        </w:r>
        <w:r w:rsidRPr="0053685E">
          <w:rPr>
            <w:rStyle w:val="Hyperlink"/>
            <w:noProof/>
          </w:rPr>
          <w:t>Figure 8 - Skweness values</w:t>
        </w:r>
        <w:r w:rsidRPr="0053685E">
          <w:rPr>
            <w:noProof/>
            <w:webHidden/>
          </w:rPr>
          <w:tab/>
        </w:r>
        <w:r w:rsidRPr="0053685E">
          <w:rPr>
            <w:noProof/>
            <w:webHidden/>
          </w:rPr>
          <w:fldChar w:fldCharType="begin"/>
        </w:r>
        <w:r w:rsidRPr="0053685E">
          <w:rPr>
            <w:noProof/>
            <w:webHidden/>
          </w:rPr>
          <w:instrText xml:space="preserve"> PAGEREF _Toc100944656 \h </w:instrText>
        </w:r>
      </w:ins>
      <w:r w:rsidRPr="0053685E">
        <w:rPr>
          <w:noProof/>
          <w:webHidden/>
        </w:rPr>
      </w:r>
      <w:r w:rsidRPr="0053685E">
        <w:rPr>
          <w:noProof/>
          <w:webHidden/>
        </w:rPr>
        <w:fldChar w:fldCharType="separate"/>
      </w:r>
      <w:ins w:id="160" w:author="Mariana Gil" w:date="2022-04-15T19:50:00Z">
        <w:r w:rsidRPr="0053685E">
          <w:rPr>
            <w:noProof/>
            <w:webHidden/>
          </w:rPr>
          <w:t>14</w:t>
        </w:r>
        <w:r w:rsidRPr="0053685E">
          <w:rPr>
            <w:noProof/>
            <w:webHidden/>
          </w:rPr>
          <w:fldChar w:fldCharType="end"/>
        </w:r>
        <w:r w:rsidRPr="0053685E">
          <w:rPr>
            <w:rStyle w:val="Hyperlink"/>
            <w:noProof/>
          </w:rPr>
          <w:fldChar w:fldCharType="end"/>
        </w:r>
      </w:ins>
    </w:p>
    <w:p w14:paraId="5F86A8D5" w14:textId="1B01A079" w:rsidR="00521323" w:rsidRPr="0053685E" w:rsidRDefault="00521323">
      <w:pPr>
        <w:pStyle w:val="TableofFigures"/>
        <w:tabs>
          <w:tab w:val="right" w:leader="dot" w:pos="10762"/>
        </w:tabs>
        <w:rPr>
          <w:ins w:id="161" w:author="Mariana Gil" w:date="2022-04-15T19:50:00Z"/>
          <w:rFonts w:asciiTheme="minorHAnsi" w:eastAsiaTheme="minorEastAsia" w:hAnsiTheme="minorHAnsi"/>
          <w:noProof/>
          <w:sz w:val="22"/>
          <w:lang w:val="en-GB" w:eastAsia="en-GB"/>
        </w:rPr>
      </w:pPr>
      <w:ins w:id="162" w:author="Mariana Gil" w:date="2022-04-15T19:50:00Z">
        <w:r w:rsidRPr="0053685E">
          <w:rPr>
            <w:rStyle w:val="Hyperlink"/>
            <w:noProof/>
          </w:rPr>
          <w:fldChar w:fldCharType="begin"/>
        </w:r>
        <w:r w:rsidRPr="0053685E">
          <w:rPr>
            <w:rStyle w:val="Hyperlink"/>
            <w:noProof/>
          </w:rPr>
          <w:instrText xml:space="preserve"> </w:instrText>
        </w:r>
        <w:r w:rsidRPr="0053685E">
          <w:rPr>
            <w:noProof/>
          </w:rPr>
          <w:instrText>HYPERLINK \l "_Toc100944657"</w:instrText>
        </w:r>
        <w:r w:rsidRPr="0053685E">
          <w:rPr>
            <w:rStyle w:val="Hyperlink"/>
            <w:noProof/>
          </w:rPr>
          <w:instrText xml:space="preserve"> </w:instrText>
        </w:r>
        <w:r w:rsidRPr="0053685E">
          <w:rPr>
            <w:rStyle w:val="Hyperlink"/>
            <w:noProof/>
          </w:rPr>
          <w:fldChar w:fldCharType="separate"/>
        </w:r>
        <w:r w:rsidRPr="0053685E">
          <w:rPr>
            <w:rStyle w:val="Hyperlink"/>
            <w:noProof/>
          </w:rPr>
          <w:t>Figure 9 - Kurtosis values</w:t>
        </w:r>
        <w:r w:rsidRPr="0053685E">
          <w:rPr>
            <w:noProof/>
            <w:webHidden/>
          </w:rPr>
          <w:tab/>
        </w:r>
        <w:r w:rsidRPr="0053685E">
          <w:rPr>
            <w:noProof/>
            <w:webHidden/>
          </w:rPr>
          <w:fldChar w:fldCharType="begin"/>
        </w:r>
        <w:r w:rsidRPr="0053685E">
          <w:rPr>
            <w:noProof/>
            <w:webHidden/>
          </w:rPr>
          <w:instrText xml:space="preserve"> PAGEREF _Toc100944657 \h </w:instrText>
        </w:r>
      </w:ins>
      <w:r w:rsidRPr="0053685E">
        <w:rPr>
          <w:noProof/>
          <w:webHidden/>
        </w:rPr>
      </w:r>
      <w:r w:rsidRPr="0053685E">
        <w:rPr>
          <w:noProof/>
          <w:webHidden/>
        </w:rPr>
        <w:fldChar w:fldCharType="separate"/>
      </w:r>
      <w:ins w:id="163" w:author="Mariana Gil" w:date="2022-04-15T19:50:00Z">
        <w:r w:rsidRPr="0053685E">
          <w:rPr>
            <w:noProof/>
            <w:webHidden/>
          </w:rPr>
          <w:t>14</w:t>
        </w:r>
        <w:r w:rsidRPr="0053685E">
          <w:rPr>
            <w:noProof/>
            <w:webHidden/>
          </w:rPr>
          <w:fldChar w:fldCharType="end"/>
        </w:r>
        <w:r w:rsidRPr="0053685E">
          <w:rPr>
            <w:rStyle w:val="Hyperlink"/>
            <w:noProof/>
          </w:rPr>
          <w:fldChar w:fldCharType="end"/>
        </w:r>
      </w:ins>
    </w:p>
    <w:p w14:paraId="4C07D28A" w14:textId="311F50D3" w:rsidR="00521323" w:rsidRPr="0053685E" w:rsidRDefault="00521323">
      <w:pPr>
        <w:pStyle w:val="TableofFigures"/>
        <w:tabs>
          <w:tab w:val="right" w:leader="dot" w:pos="10762"/>
        </w:tabs>
        <w:rPr>
          <w:ins w:id="164" w:author="Mariana Gil" w:date="2022-04-15T19:50:00Z"/>
          <w:rFonts w:asciiTheme="minorHAnsi" w:eastAsiaTheme="minorEastAsia" w:hAnsiTheme="minorHAnsi"/>
          <w:noProof/>
          <w:sz w:val="22"/>
          <w:lang w:val="en-GB" w:eastAsia="en-GB"/>
        </w:rPr>
      </w:pPr>
      <w:ins w:id="165" w:author="Mariana Gil" w:date="2022-04-15T19:50:00Z">
        <w:r w:rsidRPr="0053685E">
          <w:rPr>
            <w:rStyle w:val="Hyperlink"/>
            <w:noProof/>
          </w:rPr>
          <w:fldChar w:fldCharType="begin"/>
        </w:r>
        <w:r w:rsidRPr="0053685E">
          <w:rPr>
            <w:rStyle w:val="Hyperlink"/>
            <w:noProof/>
          </w:rPr>
          <w:instrText xml:space="preserve"> </w:instrText>
        </w:r>
        <w:r w:rsidRPr="0053685E">
          <w:rPr>
            <w:noProof/>
          </w:rPr>
          <w:instrText>HYPERLINK \l "_Toc100944658"</w:instrText>
        </w:r>
        <w:r w:rsidRPr="0053685E">
          <w:rPr>
            <w:rStyle w:val="Hyperlink"/>
            <w:noProof/>
          </w:rPr>
          <w:instrText xml:space="preserve"> </w:instrText>
        </w:r>
        <w:r w:rsidRPr="0053685E">
          <w:rPr>
            <w:rStyle w:val="Hyperlink"/>
            <w:noProof/>
          </w:rPr>
          <w:fldChar w:fldCharType="separate"/>
        </w:r>
        <w:r w:rsidRPr="0053685E">
          <w:rPr>
            <w:rStyle w:val="Hyperlink"/>
            <w:noProof/>
            <w:lang w:val="en-GB"/>
          </w:rPr>
          <w:t>Figure 10 - Boxplots for 'Amenities' and 'Staff'</w:t>
        </w:r>
        <w:r w:rsidRPr="0053685E">
          <w:rPr>
            <w:noProof/>
            <w:webHidden/>
          </w:rPr>
          <w:tab/>
        </w:r>
        <w:r w:rsidRPr="0053685E">
          <w:rPr>
            <w:noProof/>
            <w:webHidden/>
          </w:rPr>
          <w:fldChar w:fldCharType="begin"/>
        </w:r>
        <w:r w:rsidRPr="0053685E">
          <w:rPr>
            <w:noProof/>
            <w:webHidden/>
          </w:rPr>
          <w:instrText xml:space="preserve"> PAGEREF _Toc100944658 \h </w:instrText>
        </w:r>
      </w:ins>
      <w:r w:rsidRPr="0053685E">
        <w:rPr>
          <w:noProof/>
          <w:webHidden/>
        </w:rPr>
      </w:r>
      <w:r w:rsidRPr="0053685E">
        <w:rPr>
          <w:noProof/>
          <w:webHidden/>
        </w:rPr>
        <w:fldChar w:fldCharType="separate"/>
      </w:r>
      <w:ins w:id="166" w:author="Mariana Gil" w:date="2022-04-15T19:50:00Z">
        <w:r w:rsidRPr="0053685E">
          <w:rPr>
            <w:noProof/>
            <w:webHidden/>
          </w:rPr>
          <w:t>14</w:t>
        </w:r>
        <w:r w:rsidRPr="0053685E">
          <w:rPr>
            <w:noProof/>
            <w:webHidden/>
          </w:rPr>
          <w:fldChar w:fldCharType="end"/>
        </w:r>
        <w:r w:rsidRPr="0053685E">
          <w:rPr>
            <w:rStyle w:val="Hyperlink"/>
            <w:noProof/>
          </w:rPr>
          <w:fldChar w:fldCharType="end"/>
        </w:r>
      </w:ins>
    </w:p>
    <w:p w14:paraId="6324C5D5" w14:textId="14A259A6" w:rsidR="00521323" w:rsidRPr="0053685E" w:rsidRDefault="00521323">
      <w:pPr>
        <w:pStyle w:val="TableofFigures"/>
        <w:tabs>
          <w:tab w:val="right" w:leader="dot" w:pos="10762"/>
        </w:tabs>
        <w:rPr>
          <w:ins w:id="167" w:author="Mariana Gil" w:date="2022-04-15T19:50:00Z"/>
          <w:rFonts w:asciiTheme="minorHAnsi" w:eastAsiaTheme="minorEastAsia" w:hAnsiTheme="minorHAnsi"/>
          <w:noProof/>
          <w:sz w:val="22"/>
          <w:lang w:val="en-GB" w:eastAsia="en-GB"/>
        </w:rPr>
      </w:pPr>
      <w:ins w:id="168" w:author="Mariana Gil" w:date="2022-04-15T19:50:00Z">
        <w:r w:rsidRPr="0053685E">
          <w:rPr>
            <w:rStyle w:val="Hyperlink"/>
            <w:noProof/>
          </w:rPr>
          <w:fldChar w:fldCharType="begin"/>
        </w:r>
        <w:r w:rsidRPr="0053685E">
          <w:rPr>
            <w:rStyle w:val="Hyperlink"/>
            <w:noProof/>
          </w:rPr>
          <w:instrText xml:space="preserve"> </w:instrText>
        </w:r>
        <w:r w:rsidRPr="0053685E">
          <w:rPr>
            <w:noProof/>
          </w:rPr>
          <w:instrText>HYPERLINK \l "_Toc100944659"</w:instrText>
        </w:r>
        <w:r w:rsidRPr="0053685E">
          <w:rPr>
            <w:rStyle w:val="Hyperlink"/>
            <w:noProof/>
          </w:rPr>
          <w:instrText xml:space="preserve"> </w:instrText>
        </w:r>
        <w:r w:rsidRPr="0053685E">
          <w:rPr>
            <w:rStyle w:val="Hyperlink"/>
            <w:noProof/>
          </w:rPr>
          <w:fldChar w:fldCharType="separate"/>
        </w:r>
        <w:r w:rsidRPr="0053685E">
          <w:rPr>
            <w:rStyle w:val="Hyperlink"/>
            <w:noProof/>
            <w:lang w:val="en-GB"/>
          </w:rPr>
          <w:t>Figure 11 - Boxplots for 'PriceQuality' and 'CheckOut'</w:t>
        </w:r>
        <w:r w:rsidRPr="0053685E">
          <w:rPr>
            <w:noProof/>
            <w:webHidden/>
          </w:rPr>
          <w:tab/>
        </w:r>
        <w:r w:rsidRPr="0053685E">
          <w:rPr>
            <w:noProof/>
            <w:webHidden/>
          </w:rPr>
          <w:fldChar w:fldCharType="begin"/>
        </w:r>
        <w:r w:rsidRPr="0053685E">
          <w:rPr>
            <w:noProof/>
            <w:webHidden/>
          </w:rPr>
          <w:instrText xml:space="preserve"> PAGEREF _Toc100944659 \h </w:instrText>
        </w:r>
      </w:ins>
      <w:r w:rsidRPr="0053685E">
        <w:rPr>
          <w:noProof/>
          <w:webHidden/>
        </w:rPr>
      </w:r>
      <w:r w:rsidRPr="0053685E">
        <w:rPr>
          <w:noProof/>
          <w:webHidden/>
        </w:rPr>
        <w:fldChar w:fldCharType="separate"/>
      </w:r>
      <w:ins w:id="169" w:author="Mariana Gil" w:date="2022-04-15T19:50:00Z">
        <w:r w:rsidRPr="0053685E">
          <w:rPr>
            <w:noProof/>
            <w:webHidden/>
          </w:rPr>
          <w:t>14</w:t>
        </w:r>
        <w:r w:rsidRPr="0053685E">
          <w:rPr>
            <w:noProof/>
            <w:webHidden/>
          </w:rPr>
          <w:fldChar w:fldCharType="end"/>
        </w:r>
        <w:r w:rsidRPr="0053685E">
          <w:rPr>
            <w:rStyle w:val="Hyperlink"/>
            <w:noProof/>
          </w:rPr>
          <w:fldChar w:fldCharType="end"/>
        </w:r>
      </w:ins>
    </w:p>
    <w:p w14:paraId="14C66415" w14:textId="08E81BE9" w:rsidR="00521323" w:rsidRPr="0053685E" w:rsidRDefault="00521323">
      <w:pPr>
        <w:pStyle w:val="TableofFigures"/>
        <w:tabs>
          <w:tab w:val="right" w:leader="dot" w:pos="10762"/>
        </w:tabs>
        <w:rPr>
          <w:ins w:id="170" w:author="Mariana Gil" w:date="2022-04-15T19:50:00Z"/>
          <w:rFonts w:asciiTheme="minorHAnsi" w:eastAsiaTheme="minorEastAsia" w:hAnsiTheme="minorHAnsi"/>
          <w:noProof/>
          <w:sz w:val="22"/>
          <w:lang w:val="en-GB" w:eastAsia="en-GB"/>
        </w:rPr>
      </w:pPr>
      <w:ins w:id="171" w:author="Mariana Gil" w:date="2022-04-15T19:50:00Z">
        <w:r w:rsidRPr="0053685E">
          <w:rPr>
            <w:rStyle w:val="Hyperlink"/>
            <w:noProof/>
          </w:rPr>
          <w:fldChar w:fldCharType="begin"/>
        </w:r>
        <w:r w:rsidRPr="0053685E">
          <w:rPr>
            <w:rStyle w:val="Hyperlink"/>
            <w:noProof/>
          </w:rPr>
          <w:instrText xml:space="preserve"> </w:instrText>
        </w:r>
        <w:r w:rsidRPr="0053685E">
          <w:rPr>
            <w:noProof/>
          </w:rPr>
          <w:instrText>HYPERLINK \l "_Toc100944660"</w:instrText>
        </w:r>
        <w:r w:rsidRPr="0053685E">
          <w:rPr>
            <w:rStyle w:val="Hyperlink"/>
            <w:noProof/>
          </w:rPr>
          <w:instrText xml:space="preserve"> </w:instrText>
        </w:r>
        <w:r w:rsidRPr="0053685E">
          <w:rPr>
            <w:rStyle w:val="Hyperlink"/>
            <w:noProof/>
          </w:rPr>
          <w:fldChar w:fldCharType="separate"/>
        </w:r>
        <w:r w:rsidRPr="0053685E">
          <w:rPr>
            <w:rStyle w:val="Hyperlink"/>
            <w:noProof/>
          </w:rPr>
          <w:t>Figure 12 - Boxplot for 'Cleanliness'</w:t>
        </w:r>
        <w:r w:rsidRPr="0053685E">
          <w:rPr>
            <w:noProof/>
            <w:webHidden/>
          </w:rPr>
          <w:tab/>
        </w:r>
        <w:r w:rsidRPr="0053685E">
          <w:rPr>
            <w:noProof/>
            <w:webHidden/>
          </w:rPr>
          <w:fldChar w:fldCharType="begin"/>
        </w:r>
        <w:r w:rsidRPr="0053685E">
          <w:rPr>
            <w:noProof/>
            <w:webHidden/>
          </w:rPr>
          <w:instrText xml:space="preserve"> PAGEREF _Toc100944660 \h </w:instrText>
        </w:r>
      </w:ins>
      <w:r w:rsidRPr="0053685E">
        <w:rPr>
          <w:noProof/>
          <w:webHidden/>
        </w:rPr>
      </w:r>
      <w:r w:rsidRPr="0053685E">
        <w:rPr>
          <w:noProof/>
          <w:webHidden/>
        </w:rPr>
        <w:fldChar w:fldCharType="separate"/>
      </w:r>
      <w:ins w:id="172" w:author="Mariana Gil" w:date="2022-04-15T19:50:00Z">
        <w:r w:rsidRPr="0053685E">
          <w:rPr>
            <w:noProof/>
            <w:webHidden/>
          </w:rPr>
          <w:t>15</w:t>
        </w:r>
        <w:r w:rsidRPr="0053685E">
          <w:rPr>
            <w:noProof/>
            <w:webHidden/>
          </w:rPr>
          <w:fldChar w:fldCharType="end"/>
        </w:r>
        <w:r w:rsidRPr="0053685E">
          <w:rPr>
            <w:rStyle w:val="Hyperlink"/>
            <w:noProof/>
          </w:rPr>
          <w:fldChar w:fldCharType="end"/>
        </w:r>
      </w:ins>
    </w:p>
    <w:p w14:paraId="19FA3C18" w14:textId="21C3A92A" w:rsidR="00521323" w:rsidRPr="0053685E" w:rsidRDefault="00521323">
      <w:pPr>
        <w:pStyle w:val="TableofFigures"/>
        <w:tabs>
          <w:tab w:val="right" w:leader="dot" w:pos="10762"/>
        </w:tabs>
        <w:rPr>
          <w:ins w:id="173" w:author="Mariana Gil" w:date="2022-04-15T19:50:00Z"/>
          <w:rFonts w:asciiTheme="minorHAnsi" w:eastAsiaTheme="minorEastAsia" w:hAnsiTheme="minorHAnsi"/>
          <w:noProof/>
          <w:sz w:val="22"/>
          <w:lang w:val="en-GB" w:eastAsia="en-GB"/>
        </w:rPr>
      </w:pPr>
      <w:ins w:id="174" w:author="Mariana Gil" w:date="2022-04-15T19:50:00Z">
        <w:r w:rsidRPr="0053685E">
          <w:rPr>
            <w:rStyle w:val="Hyperlink"/>
            <w:noProof/>
          </w:rPr>
          <w:fldChar w:fldCharType="begin"/>
        </w:r>
        <w:r w:rsidRPr="0053685E">
          <w:rPr>
            <w:rStyle w:val="Hyperlink"/>
            <w:noProof/>
          </w:rPr>
          <w:instrText xml:space="preserve"> </w:instrText>
        </w:r>
        <w:r w:rsidRPr="0053685E">
          <w:rPr>
            <w:noProof/>
          </w:rPr>
          <w:instrText>HYPERLINK \l "_Toc100944661"</w:instrText>
        </w:r>
        <w:r w:rsidRPr="0053685E">
          <w:rPr>
            <w:rStyle w:val="Hyperlink"/>
            <w:noProof/>
          </w:rPr>
          <w:instrText xml:space="preserve"> </w:instrText>
        </w:r>
        <w:r w:rsidRPr="0053685E">
          <w:rPr>
            <w:rStyle w:val="Hyperlink"/>
            <w:noProof/>
          </w:rPr>
          <w:fldChar w:fldCharType="separate"/>
        </w:r>
        <w:r w:rsidRPr="0053685E">
          <w:rPr>
            <w:rStyle w:val="Hyperlink"/>
            <w:noProof/>
            <w:lang w:val="en-GB"/>
          </w:rPr>
          <w:t>Figure 13 - Missing values distribution (after transformation of underage people to missing)</w:t>
        </w:r>
        <w:r w:rsidRPr="0053685E">
          <w:rPr>
            <w:noProof/>
            <w:webHidden/>
          </w:rPr>
          <w:tab/>
        </w:r>
        <w:r w:rsidRPr="0053685E">
          <w:rPr>
            <w:noProof/>
            <w:webHidden/>
          </w:rPr>
          <w:fldChar w:fldCharType="begin"/>
        </w:r>
        <w:r w:rsidRPr="0053685E">
          <w:rPr>
            <w:noProof/>
            <w:webHidden/>
          </w:rPr>
          <w:instrText xml:space="preserve"> PAGEREF _Toc100944661 \h </w:instrText>
        </w:r>
      </w:ins>
      <w:r w:rsidRPr="0053685E">
        <w:rPr>
          <w:noProof/>
          <w:webHidden/>
        </w:rPr>
      </w:r>
      <w:r w:rsidRPr="0053685E">
        <w:rPr>
          <w:noProof/>
          <w:webHidden/>
        </w:rPr>
        <w:fldChar w:fldCharType="separate"/>
      </w:r>
      <w:ins w:id="175" w:author="Mariana Gil" w:date="2022-04-15T19:50:00Z">
        <w:r w:rsidRPr="0053685E">
          <w:rPr>
            <w:noProof/>
            <w:webHidden/>
          </w:rPr>
          <w:t>15</w:t>
        </w:r>
        <w:r w:rsidRPr="0053685E">
          <w:rPr>
            <w:noProof/>
            <w:webHidden/>
          </w:rPr>
          <w:fldChar w:fldCharType="end"/>
        </w:r>
        <w:r w:rsidRPr="0053685E">
          <w:rPr>
            <w:rStyle w:val="Hyperlink"/>
            <w:noProof/>
          </w:rPr>
          <w:fldChar w:fldCharType="end"/>
        </w:r>
      </w:ins>
    </w:p>
    <w:p w14:paraId="2FE01C9E" w14:textId="515F066F" w:rsidR="00521323" w:rsidRPr="0053685E" w:rsidRDefault="00521323">
      <w:pPr>
        <w:pStyle w:val="TableofFigures"/>
        <w:tabs>
          <w:tab w:val="right" w:leader="dot" w:pos="10762"/>
        </w:tabs>
        <w:rPr>
          <w:ins w:id="176" w:author="Mariana Gil" w:date="2022-04-15T19:50:00Z"/>
          <w:rFonts w:asciiTheme="minorHAnsi" w:eastAsiaTheme="minorEastAsia" w:hAnsiTheme="minorHAnsi"/>
          <w:noProof/>
          <w:sz w:val="22"/>
          <w:lang w:val="en-GB" w:eastAsia="en-GB"/>
        </w:rPr>
      </w:pPr>
      <w:ins w:id="177" w:author="Mariana Gil" w:date="2022-04-15T19:50:00Z">
        <w:r w:rsidRPr="0053685E">
          <w:rPr>
            <w:rStyle w:val="Hyperlink"/>
            <w:noProof/>
          </w:rPr>
          <w:fldChar w:fldCharType="begin"/>
        </w:r>
        <w:r w:rsidRPr="0053685E">
          <w:rPr>
            <w:rStyle w:val="Hyperlink"/>
            <w:noProof/>
          </w:rPr>
          <w:instrText xml:space="preserve"> </w:instrText>
        </w:r>
        <w:r w:rsidRPr="0053685E">
          <w:rPr>
            <w:noProof/>
          </w:rPr>
          <w:instrText>HYPERLINK \l "_Toc100944662"</w:instrText>
        </w:r>
        <w:r w:rsidRPr="0053685E">
          <w:rPr>
            <w:rStyle w:val="Hyperlink"/>
            <w:noProof/>
          </w:rPr>
          <w:instrText xml:space="preserve"> </w:instrText>
        </w:r>
        <w:r w:rsidRPr="0053685E">
          <w:rPr>
            <w:rStyle w:val="Hyperlink"/>
            <w:noProof/>
          </w:rPr>
          <w:fldChar w:fldCharType="separate"/>
        </w:r>
        <w:r w:rsidRPr="0053685E">
          <w:rPr>
            <w:rStyle w:val="Hyperlink"/>
            <w:noProof/>
            <w:lang w:val="en-GB"/>
          </w:rPr>
          <w:t>Figure 14 - 'Year_Birth' descriptive statistics before imputation</w:t>
        </w:r>
        <w:r w:rsidRPr="0053685E">
          <w:rPr>
            <w:noProof/>
            <w:webHidden/>
          </w:rPr>
          <w:tab/>
        </w:r>
        <w:r w:rsidRPr="0053685E">
          <w:rPr>
            <w:noProof/>
            <w:webHidden/>
          </w:rPr>
          <w:fldChar w:fldCharType="begin"/>
        </w:r>
        <w:r w:rsidRPr="0053685E">
          <w:rPr>
            <w:noProof/>
            <w:webHidden/>
          </w:rPr>
          <w:instrText xml:space="preserve"> PAGEREF _Toc100944662 \h </w:instrText>
        </w:r>
      </w:ins>
      <w:r w:rsidRPr="0053685E">
        <w:rPr>
          <w:noProof/>
          <w:webHidden/>
        </w:rPr>
      </w:r>
      <w:r w:rsidRPr="0053685E">
        <w:rPr>
          <w:noProof/>
          <w:webHidden/>
        </w:rPr>
        <w:fldChar w:fldCharType="separate"/>
      </w:r>
      <w:ins w:id="178" w:author="Mariana Gil" w:date="2022-04-15T19:50:00Z">
        <w:r w:rsidRPr="0053685E">
          <w:rPr>
            <w:noProof/>
            <w:webHidden/>
          </w:rPr>
          <w:t>15</w:t>
        </w:r>
        <w:r w:rsidRPr="0053685E">
          <w:rPr>
            <w:noProof/>
            <w:webHidden/>
          </w:rPr>
          <w:fldChar w:fldCharType="end"/>
        </w:r>
        <w:r w:rsidRPr="0053685E">
          <w:rPr>
            <w:rStyle w:val="Hyperlink"/>
            <w:noProof/>
          </w:rPr>
          <w:fldChar w:fldCharType="end"/>
        </w:r>
      </w:ins>
    </w:p>
    <w:p w14:paraId="43B6A035" w14:textId="33EA3E64" w:rsidR="00521323" w:rsidRPr="0053685E" w:rsidRDefault="00521323">
      <w:pPr>
        <w:pStyle w:val="TableofFigures"/>
        <w:tabs>
          <w:tab w:val="right" w:leader="dot" w:pos="10762"/>
        </w:tabs>
        <w:rPr>
          <w:ins w:id="179" w:author="Mariana Gil" w:date="2022-04-15T19:50:00Z"/>
          <w:rFonts w:asciiTheme="minorHAnsi" w:eastAsiaTheme="minorEastAsia" w:hAnsiTheme="minorHAnsi"/>
          <w:noProof/>
          <w:sz w:val="22"/>
          <w:lang w:val="en-GB" w:eastAsia="en-GB"/>
        </w:rPr>
      </w:pPr>
      <w:ins w:id="180" w:author="Mariana Gil" w:date="2022-04-15T19:50:00Z">
        <w:r w:rsidRPr="0053685E">
          <w:rPr>
            <w:rStyle w:val="Hyperlink"/>
            <w:noProof/>
          </w:rPr>
          <w:fldChar w:fldCharType="begin"/>
        </w:r>
        <w:r w:rsidRPr="0053685E">
          <w:rPr>
            <w:rStyle w:val="Hyperlink"/>
            <w:noProof/>
          </w:rPr>
          <w:instrText xml:space="preserve"> </w:instrText>
        </w:r>
        <w:r w:rsidRPr="0053685E">
          <w:rPr>
            <w:noProof/>
          </w:rPr>
          <w:instrText>HYPERLINK \l "_Toc100944663"</w:instrText>
        </w:r>
        <w:r w:rsidRPr="0053685E">
          <w:rPr>
            <w:rStyle w:val="Hyperlink"/>
            <w:noProof/>
          </w:rPr>
          <w:instrText xml:space="preserve"> </w:instrText>
        </w:r>
        <w:r w:rsidRPr="0053685E">
          <w:rPr>
            <w:rStyle w:val="Hyperlink"/>
            <w:noProof/>
          </w:rPr>
          <w:fldChar w:fldCharType="separate"/>
        </w:r>
        <w:r w:rsidRPr="0053685E">
          <w:rPr>
            <w:rStyle w:val="Hyperlink"/>
            <w:noProof/>
            <w:lang w:val="en-GB"/>
          </w:rPr>
          <w:t>Figure 15 - 'Year_Birth' descriptive statistics after imputation</w:t>
        </w:r>
        <w:r w:rsidRPr="0053685E">
          <w:rPr>
            <w:noProof/>
            <w:webHidden/>
          </w:rPr>
          <w:tab/>
        </w:r>
        <w:r w:rsidRPr="0053685E">
          <w:rPr>
            <w:noProof/>
            <w:webHidden/>
          </w:rPr>
          <w:fldChar w:fldCharType="begin"/>
        </w:r>
        <w:r w:rsidRPr="0053685E">
          <w:rPr>
            <w:noProof/>
            <w:webHidden/>
          </w:rPr>
          <w:instrText xml:space="preserve"> PAGEREF _Toc100944663 \h </w:instrText>
        </w:r>
      </w:ins>
      <w:r w:rsidRPr="0053685E">
        <w:rPr>
          <w:noProof/>
          <w:webHidden/>
        </w:rPr>
      </w:r>
      <w:r w:rsidRPr="0053685E">
        <w:rPr>
          <w:noProof/>
          <w:webHidden/>
        </w:rPr>
        <w:fldChar w:fldCharType="separate"/>
      </w:r>
      <w:ins w:id="181" w:author="Mariana Gil" w:date="2022-04-15T19:50:00Z">
        <w:r w:rsidRPr="0053685E">
          <w:rPr>
            <w:noProof/>
            <w:webHidden/>
          </w:rPr>
          <w:t>15</w:t>
        </w:r>
        <w:r w:rsidRPr="0053685E">
          <w:rPr>
            <w:noProof/>
            <w:webHidden/>
          </w:rPr>
          <w:fldChar w:fldCharType="end"/>
        </w:r>
        <w:r w:rsidRPr="0053685E">
          <w:rPr>
            <w:rStyle w:val="Hyperlink"/>
            <w:noProof/>
          </w:rPr>
          <w:fldChar w:fldCharType="end"/>
        </w:r>
      </w:ins>
    </w:p>
    <w:p w14:paraId="502CDDAE" w14:textId="30910BA9" w:rsidR="00521323" w:rsidRPr="0053685E" w:rsidRDefault="00521323">
      <w:pPr>
        <w:pStyle w:val="TableofFigures"/>
        <w:tabs>
          <w:tab w:val="right" w:leader="dot" w:pos="10762"/>
        </w:tabs>
        <w:rPr>
          <w:ins w:id="182" w:author="Mariana Gil" w:date="2022-04-15T19:50:00Z"/>
          <w:rFonts w:asciiTheme="minorHAnsi" w:eastAsiaTheme="minorEastAsia" w:hAnsiTheme="minorHAnsi"/>
          <w:noProof/>
          <w:sz w:val="22"/>
          <w:lang w:val="en-GB" w:eastAsia="en-GB"/>
        </w:rPr>
      </w:pPr>
      <w:ins w:id="183" w:author="Mariana Gil" w:date="2022-04-15T19:50:00Z">
        <w:r w:rsidRPr="0053685E">
          <w:rPr>
            <w:rStyle w:val="Hyperlink"/>
            <w:noProof/>
          </w:rPr>
          <w:fldChar w:fldCharType="begin"/>
        </w:r>
        <w:r w:rsidRPr="0053685E">
          <w:rPr>
            <w:rStyle w:val="Hyperlink"/>
            <w:noProof/>
          </w:rPr>
          <w:instrText xml:space="preserve"> </w:instrText>
        </w:r>
        <w:r w:rsidRPr="0053685E">
          <w:rPr>
            <w:noProof/>
          </w:rPr>
          <w:instrText>HYPERLINK \l "_Toc100944664"</w:instrText>
        </w:r>
        <w:r w:rsidRPr="0053685E">
          <w:rPr>
            <w:rStyle w:val="Hyperlink"/>
            <w:noProof/>
          </w:rPr>
          <w:instrText xml:space="preserve"> </w:instrText>
        </w:r>
        <w:r w:rsidRPr="0053685E">
          <w:rPr>
            <w:rStyle w:val="Hyperlink"/>
            <w:noProof/>
          </w:rPr>
          <w:fldChar w:fldCharType="separate"/>
        </w:r>
        <w:r w:rsidRPr="0053685E">
          <w:rPr>
            <w:rStyle w:val="Hyperlink"/>
            <w:noProof/>
            <w:lang w:val="en-GB"/>
          </w:rPr>
          <w:t>Figure 16 - 'Wifi' values before correction</w:t>
        </w:r>
        <w:r w:rsidRPr="0053685E">
          <w:rPr>
            <w:noProof/>
            <w:webHidden/>
          </w:rPr>
          <w:tab/>
        </w:r>
        <w:r w:rsidRPr="0053685E">
          <w:rPr>
            <w:noProof/>
            <w:webHidden/>
          </w:rPr>
          <w:fldChar w:fldCharType="begin"/>
        </w:r>
        <w:r w:rsidRPr="0053685E">
          <w:rPr>
            <w:noProof/>
            <w:webHidden/>
          </w:rPr>
          <w:instrText xml:space="preserve"> PAGEREF _Toc100944664 \h </w:instrText>
        </w:r>
      </w:ins>
      <w:r w:rsidRPr="0053685E">
        <w:rPr>
          <w:noProof/>
          <w:webHidden/>
        </w:rPr>
      </w:r>
      <w:r w:rsidRPr="0053685E">
        <w:rPr>
          <w:noProof/>
          <w:webHidden/>
        </w:rPr>
        <w:fldChar w:fldCharType="separate"/>
      </w:r>
      <w:ins w:id="184" w:author="Mariana Gil" w:date="2022-04-15T19:50:00Z">
        <w:r w:rsidRPr="0053685E">
          <w:rPr>
            <w:noProof/>
            <w:webHidden/>
          </w:rPr>
          <w:t>15</w:t>
        </w:r>
        <w:r w:rsidRPr="0053685E">
          <w:rPr>
            <w:noProof/>
            <w:webHidden/>
          </w:rPr>
          <w:fldChar w:fldCharType="end"/>
        </w:r>
        <w:r w:rsidRPr="0053685E">
          <w:rPr>
            <w:rStyle w:val="Hyperlink"/>
            <w:noProof/>
          </w:rPr>
          <w:fldChar w:fldCharType="end"/>
        </w:r>
      </w:ins>
    </w:p>
    <w:p w14:paraId="6441408A" w14:textId="29810915" w:rsidR="00521323" w:rsidRPr="0053685E" w:rsidRDefault="00521323">
      <w:pPr>
        <w:pStyle w:val="TableofFigures"/>
        <w:tabs>
          <w:tab w:val="right" w:leader="dot" w:pos="10762"/>
        </w:tabs>
        <w:rPr>
          <w:ins w:id="185" w:author="Mariana Gil" w:date="2022-04-15T19:50:00Z"/>
          <w:rFonts w:asciiTheme="minorHAnsi" w:eastAsiaTheme="minorEastAsia" w:hAnsiTheme="minorHAnsi"/>
          <w:noProof/>
          <w:sz w:val="22"/>
          <w:lang w:val="en-GB" w:eastAsia="en-GB"/>
        </w:rPr>
      </w:pPr>
      <w:ins w:id="186" w:author="Mariana Gil" w:date="2022-04-15T19:50:00Z">
        <w:r w:rsidRPr="0053685E">
          <w:rPr>
            <w:rStyle w:val="Hyperlink"/>
            <w:noProof/>
          </w:rPr>
          <w:fldChar w:fldCharType="begin"/>
        </w:r>
        <w:r w:rsidRPr="0053685E">
          <w:rPr>
            <w:rStyle w:val="Hyperlink"/>
            <w:noProof/>
          </w:rPr>
          <w:instrText xml:space="preserve"> </w:instrText>
        </w:r>
        <w:r w:rsidRPr="0053685E">
          <w:rPr>
            <w:noProof/>
          </w:rPr>
          <w:instrText>HYPERLINK \l "_Toc100944665"</w:instrText>
        </w:r>
        <w:r w:rsidRPr="0053685E">
          <w:rPr>
            <w:rStyle w:val="Hyperlink"/>
            <w:noProof/>
          </w:rPr>
          <w:instrText xml:space="preserve"> </w:instrText>
        </w:r>
        <w:r w:rsidRPr="0053685E">
          <w:rPr>
            <w:rStyle w:val="Hyperlink"/>
            <w:noProof/>
          </w:rPr>
          <w:fldChar w:fldCharType="separate"/>
        </w:r>
        <w:r w:rsidRPr="0053685E">
          <w:rPr>
            <w:rStyle w:val="Hyperlink"/>
            <w:noProof/>
            <w:lang w:val="en-GB"/>
          </w:rPr>
          <w:t>Figure 17 - 'Wifi' values after correction</w:t>
        </w:r>
        <w:r w:rsidRPr="0053685E">
          <w:rPr>
            <w:noProof/>
            <w:webHidden/>
          </w:rPr>
          <w:tab/>
        </w:r>
        <w:r w:rsidRPr="0053685E">
          <w:rPr>
            <w:noProof/>
            <w:webHidden/>
          </w:rPr>
          <w:fldChar w:fldCharType="begin"/>
        </w:r>
        <w:r w:rsidRPr="0053685E">
          <w:rPr>
            <w:noProof/>
            <w:webHidden/>
          </w:rPr>
          <w:instrText xml:space="preserve"> PAGEREF _Toc100944665 \h </w:instrText>
        </w:r>
      </w:ins>
      <w:r w:rsidRPr="0053685E">
        <w:rPr>
          <w:noProof/>
          <w:webHidden/>
        </w:rPr>
      </w:r>
      <w:r w:rsidRPr="0053685E">
        <w:rPr>
          <w:noProof/>
          <w:webHidden/>
        </w:rPr>
        <w:fldChar w:fldCharType="separate"/>
      </w:r>
      <w:ins w:id="187" w:author="Mariana Gil" w:date="2022-04-15T19:50:00Z">
        <w:r w:rsidRPr="0053685E">
          <w:rPr>
            <w:noProof/>
            <w:webHidden/>
          </w:rPr>
          <w:t>16</w:t>
        </w:r>
        <w:r w:rsidRPr="0053685E">
          <w:rPr>
            <w:noProof/>
            <w:webHidden/>
          </w:rPr>
          <w:fldChar w:fldCharType="end"/>
        </w:r>
        <w:r w:rsidRPr="0053685E">
          <w:rPr>
            <w:rStyle w:val="Hyperlink"/>
            <w:noProof/>
          </w:rPr>
          <w:fldChar w:fldCharType="end"/>
        </w:r>
      </w:ins>
    </w:p>
    <w:p w14:paraId="3655D04A" w14:textId="58E2B2E5" w:rsidR="00521323" w:rsidRPr="0053685E" w:rsidRDefault="00521323">
      <w:pPr>
        <w:pStyle w:val="TableofFigures"/>
        <w:tabs>
          <w:tab w:val="right" w:leader="dot" w:pos="10762"/>
        </w:tabs>
        <w:rPr>
          <w:ins w:id="188" w:author="Mariana Gil" w:date="2022-04-15T19:50:00Z"/>
          <w:rFonts w:asciiTheme="minorHAnsi" w:eastAsiaTheme="minorEastAsia" w:hAnsiTheme="minorHAnsi"/>
          <w:noProof/>
          <w:sz w:val="22"/>
          <w:lang w:val="en-GB" w:eastAsia="en-GB"/>
        </w:rPr>
      </w:pPr>
      <w:ins w:id="189" w:author="Mariana Gil" w:date="2022-04-15T19:50:00Z">
        <w:r w:rsidRPr="0053685E">
          <w:rPr>
            <w:rStyle w:val="Hyperlink"/>
            <w:noProof/>
          </w:rPr>
          <w:fldChar w:fldCharType="begin"/>
        </w:r>
        <w:r w:rsidRPr="0053685E">
          <w:rPr>
            <w:rStyle w:val="Hyperlink"/>
            <w:noProof/>
          </w:rPr>
          <w:instrText xml:space="preserve"> </w:instrText>
        </w:r>
        <w:r w:rsidRPr="0053685E">
          <w:rPr>
            <w:noProof/>
          </w:rPr>
          <w:instrText>HYPERLINK \l "_Toc100944666"</w:instrText>
        </w:r>
        <w:r w:rsidRPr="0053685E">
          <w:rPr>
            <w:rStyle w:val="Hyperlink"/>
            <w:noProof/>
          </w:rPr>
          <w:instrText xml:space="preserve"> </w:instrText>
        </w:r>
        <w:r w:rsidRPr="0053685E">
          <w:rPr>
            <w:rStyle w:val="Hyperlink"/>
            <w:noProof/>
          </w:rPr>
          <w:fldChar w:fldCharType="separate"/>
        </w:r>
        <w:r w:rsidRPr="0053685E">
          <w:rPr>
            <w:rStyle w:val="Hyperlink"/>
            <w:noProof/>
            <w:lang w:val="en-GB"/>
          </w:rPr>
          <w:t>Figure 18 - Distribution of new variable 'Gender'</w:t>
        </w:r>
        <w:r w:rsidRPr="0053685E">
          <w:rPr>
            <w:noProof/>
            <w:webHidden/>
          </w:rPr>
          <w:tab/>
        </w:r>
        <w:r w:rsidRPr="0053685E">
          <w:rPr>
            <w:noProof/>
            <w:webHidden/>
          </w:rPr>
          <w:fldChar w:fldCharType="begin"/>
        </w:r>
        <w:r w:rsidRPr="0053685E">
          <w:rPr>
            <w:noProof/>
            <w:webHidden/>
          </w:rPr>
          <w:instrText xml:space="preserve"> PAGEREF _Toc100944666 \h </w:instrText>
        </w:r>
      </w:ins>
      <w:r w:rsidRPr="0053685E">
        <w:rPr>
          <w:noProof/>
          <w:webHidden/>
        </w:rPr>
      </w:r>
      <w:r w:rsidRPr="0053685E">
        <w:rPr>
          <w:noProof/>
          <w:webHidden/>
        </w:rPr>
        <w:fldChar w:fldCharType="separate"/>
      </w:r>
      <w:ins w:id="190" w:author="Mariana Gil" w:date="2022-04-15T19:50:00Z">
        <w:r w:rsidRPr="0053685E">
          <w:rPr>
            <w:noProof/>
            <w:webHidden/>
          </w:rPr>
          <w:t>16</w:t>
        </w:r>
        <w:r w:rsidRPr="0053685E">
          <w:rPr>
            <w:noProof/>
            <w:webHidden/>
          </w:rPr>
          <w:fldChar w:fldCharType="end"/>
        </w:r>
        <w:r w:rsidRPr="0053685E">
          <w:rPr>
            <w:rStyle w:val="Hyperlink"/>
            <w:noProof/>
          </w:rPr>
          <w:fldChar w:fldCharType="end"/>
        </w:r>
      </w:ins>
    </w:p>
    <w:p w14:paraId="15247EC7" w14:textId="6F071D01" w:rsidR="00521323" w:rsidRPr="0053685E" w:rsidRDefault="00521323">
      <w:pPr>
        <w:pStyle w:val="TableofFigures"/>
        <w:tabs>
          <w:tab w:val="right" w:leader="dot" w:pos="10762"/>
        </w:tabs>
        <w:rPr>
          <w:ins w:id="191" w:author="Mariana Gil" w:date="2022-04-15T19:50:00Z"/>
          <w:rFonts w:asciiTheme="minorHAnsi" w:eastAsiaTheme="minorEastAsia" w:hAnsiTheme="minorHAnsi"/>
          <w:noProof/>
          <w:sz w:val="22"/>
          <w:lang w:val="en-GB" w:eastAsia="en-GB"/>
        </w:rPr>
      </w:pPr>
      <w:ins w:id="192" w:author="Mariana Gil" w:date="2022-04-15T19:50:00Z">
        <w:r w:rsidRPr="0053685E">
          <w:rPr>
            <w:rStyle w:val="Hyperlink"/>
            <w:noProof/>
          </w:rPr>
          <w:fldChar w:fldCharType="begin"/>
        </w:r>
        <w:r w:rsidRPr="0053685E">
          <w:rPr>
            <w:rStyle w:val="Hyperlink"/>
            <w:noProof/>
          </w:rPr>
          <w:instrText xml:space="preserve"> </w:instrText>
        </w:r>
        <w:r w:rsidRPr="0053685E">
          <w:rPr>
            <w:noProof/>
          </w:rPr>
          <w:instrText>HYPERLINK \l "_Toc100944667"</w:instrText>
        </w:r>
        <w:r w:rsidRPr="0053685E">
          <w:rPr>
            <w:rStyle w:val="Hyperlink"/>
            <w:noProof/>
          </w:rPr>
          <w:instrText xml:space="preserve"> </w:instrText>
        </w:r>
        <w:r w:rsidRPr="0053685E">
          <w:rPr>
            <w:rStyle w:val="Hyperlink"/>
            <w:noProof/>
          </w:rPr>
          <w:fldChar w:fldCharType="separate"/>
        </w:r>
        <w:r w:rsidRPr="0053685E">
          <w:rPr>
            <w:rStyle w:val="Hyperlink"/>
            <w:noProof/>
            <w:lang w:val="en-GB"/>
          </w:rPr>
          <w:t>Figure 19 - Distribution of new variable 'Age'</w:t>
        </w:r>
        <w:r w:rsidRPr="0053685E">
          <w:rPr>
            <w:noProof/>
            <w:webHidden/>
          </w:rPr>
          <w:tab/>
        </w:r>
        <w:r w:rsidRPr="0053685E">
          <w:rPr>
            <w:noProof/>
            <w:webHidden/>
          </w:rPr>
          <w:fldChar w:fldCharType="begin"/>
        </w:r>
        <w:r w:rsidRPr="0053685E">
          <w:rPr>
            <w:noProof/>
            <w:webHidden/>
          </w:rPr>
          <w:instrText xml:space="preserve"> PAGEREF _Toc100944667 \h </w:instrText>
        </w:r>
      </w:ins>
      <w:r w:rsidRPr="0053685E">
        <w:rPr>
          <w:noProof/>
          <w:webHidden/>
        </w:rPr>
      </w:r>
      <w:r w:rsidRPr="0053685E">
        <w:rPr>
          <w:noProof/>
          <w:webHidden/>
        </w:rPr>
        <w:fldChar w:fldCharType="separate"/>
      </w:r>
      <w:ins w:id="193" w:author="Mariana Gil" w:date="2022-04-15T19:50:00Z">
        <w:r w:rsidRPr="0053685E">
          <w:rPr>
            <w:noProof/>
            <w:webHidden/>
          </w:rPr>
          <w:t>16</w:t>
        </w:r>
        <w:r w:rsidRPr="0053685E">
          <w:rPr>
            <w:noProof/>
            <w:webHidden/>
          </w:rPr>
          <w:fldChar w:fldCharType="end"/>
        </w:r>
        <w:r w:rsidRPr="0053685E">
          <w:rPr>
            <w:rStyle w:val="Hyperlink"/>
            <w:noProof/>
          </w:rPr>
          <w:fldChar w:fldCharType="end"/>
        </w:r>
      </w:ins>
    </w:p>
    <w:p w14:paraId="34204E3E" w14:textId="17442360" w:rsidR="00521323" w:rsidRPr="0053685E" w:rsidRDefault="00521323">
      <w:pPr>
        <w:pStyle w:val="TableofFigures"/>
        <w:tabs>
          <w:tab w:val="right" w:leader="dot" w:pos="10762"/>
        </w:tabs>
        <w:rPr>
          <w:ins w:id="194" w:author="Mariana Gil" w:date="2022-04-15T19:50:00Z"/>
          <w:rFonts w:asciiTheme="minorHAnsi" w:eastAsiaTheme="minorEastAsia" w:hAnsiTheme="minorHAnsi"/>
          <w:noProof/>
          <w:sz w:val="22"/>
          <w:lang w:val="en-GB" w:eastAsia="en-GB"/>
        </w:rPr>
      </w:pPr>
      <w:ins w:id="195" w:author="Mariana Gil" w:date="2022-04-15T19:50:00Z">
        <w:r w:rsidRPr="0053685E">
          <w:rPr>
            <w:rStyle w:val="Hyperlink"/>
            <w:noProof/>
          </w:rPr>
          <w:fldChar w:fldCharType="begin"/>
        </w:r>
        <w:r w:rsidRPr="0053685E">
          <w:rPr>
            <w:rStyle w:val="Hyperlink"/>
            <w:noProof/>
          </w:rPr>
          <w:instrText xml:space="preserve"> </w:instrText>
        </w:r>
        <w:r w:rsidRPr="0053685E">
          <w:rPr>
            <w:noProof/>
          </w:rPr>
          <w:instrText>HYPERLINK \l "_Toc100944668"</w:instrText>
        </w:r>
        <w:r w:rsidRPr="0053685E">
          <w:rPr>
            <w:rStyle w:val="Hyperlink"/>
            <w:noProof/>
          </w:rPr>
          <w:instrText xml:space="preserve"> </w:instrText>
        </w:r>
        <w:r w:rsidRPr="0053685E">
          <w:rPr>
            <w:rStyle w:val="Hyperlink"/>
            <w:noProof/>
          </w:rPr>
          <w:fldChar w:fldCharType="separate"/>
        </w:r>
        <w:r w:rsidRPr="0053685E">
          <w:rPr>
            <w:rStyle w:val="Hyperlink"/>
            <w:noProof/>
            <w:lang w:val="en-GB"/>
          </w:rPr>
          <w:t>Figure 20 - Distribution of new variable 'satisfaction_avg'</w:t>
        </w:r>
        <w:r w:rsidRPr="0053685E">
          <w:rPr>
            <w:noProof/>
            <w:webHidden/>
          </w:rPr>
          <w:tab/>
        </w:r>
        <w:r w:rsidRPr="0053685E">
          <w:rPr>
            <w:noProof/>
            <w:webHidden/>
          </w:rPr>
          <w:fldChar w:fldCharType="begin"/>
        </w:r>
        <w:r w:rsidRPr="0053685E">
          <w:rPr>
            <w:noProof/>
            <w:webHidden/>
          </w:rPr>
          <w:instrText xml:space="preserve"> PAGEREF _Toc100944668 \h </w:instrText>
        </w:r>
      </w:ins>
      <w:r w:rsidRPr="0053685E">
        <w:rPr>
          <w:noProof/>
          <w:webHidden/>
        </w:rPr>
      </w:r>
      <w:r w:rsidRPr="0053685E">
        <w:rPr>
          <w:noProof/>
          <w:webHidden/>
        </w:rPr>
        <w:fldChar w:fldCharType="separate"/>
      </w:r>
      <w:ins w:id="196" w:author="Mariana Gil" w:date="2022-04-15T19:50:00Z">
        <w:r w:rsidRPr="0053685E">
          <w:rPr>
            <w:noProof/>
            <w:webHidden/>
          </w:rPr>
          <w:t>16</w:t>
        </w:r>
        <w:r w:rsidRPr="0053685E">
          <w:rPr>
            <w:noProof/>
            <w:webHidden/>
          </w:rPr>
          <w:fldChar w:fldCharType="end"/>
        </w:r>
        <w:r w:rsidRPr="0053685E">
          <w:rPr>
            <w:rStyle w:val="Hyperlink"/>
            <w:noProof/>
          </w:rPr>
          <w:fldChar w:fldCharType="end"/>
        </w:r>
      </w:ins>
    </w:p>
    <w:p w14:paraId="566671F8" w14:textId="5D68D6A9" w:rsidR="00521323" w:rsidRPr="0053685E" w:rsidRDefault="00521323">
      <w:pPr>
        <w:pStyle w:val="TableofFigures"/>
        <w:tabs>
          <w:tab w:val="right" w:leader="dot" w:pos="10762"/>
        </w:tabs>
        <w:rPr>
          <w:ins w:id="197" w:author="Mariana Gil" w:date="2022-04-15T19:50:00Z"/>
          <w:rFonts w:asciiTheme="minorHAnsi" w:eastAsiaTheme="minorEastAsia" w:hAnsiTheme="minorHAnsi"/>
          <w:noProof/>
          <w:sz w:val="22"/>
          <w:lang w:val="en-GB" w:eastAsia="en-GB"/>
        </w:rPr>
      </w:pPr>
      <w:ins w:id="198" w:author="Mariana Gil" w:date="2022-04-15T19:50:00Z">
        <w:r w:rsidRPr="0053685E">
          <w:rPr>
            <w:rStyle w:val="Hyperlink"/>
            <w:noProof/>
          </w:rPr>
          <w:fldChar w:fldCharType="begin"/>
        </w:r>
        <w:r w:rsidRPr="0053685E">
          <w:rPr>
            <w:rStyle w:val="Hyperlink"/>
            <w:noProof/>
          </w:rPr>
          <w:instrText xml:space="preserve"> </w:instrText>
        </w:r>
        <w:r w:rsidRPr="0053685E">
          <w:rPr>
            <w:noProof/>
          </w:rPr>
          <w:instrText>HYPERLINK \l "_Toc100944669"</w:instrText>
        </w:r>
        <w:r w:rsidRPr="0053685E">
          <w:rPr>
            <w:rStyle w:val="Hyperlink"/>
            <w:noProof/>
          </w:rPr>
          <w:instrText xml:space="preserve"> </w:instrText>
        </w:r>
        <w:r w:rsidRPr="0053685E">
          <w:rPr>
            <w:rStyle w:val="Hyperlink"/>
            <w:noProof/>
          </w:rPr>
          <w:fldChar w:fldCharType="separate"/>
        </w:r>
        <w:r w:rsidRPr="0053685E">
          <w:rPr>
            <w:rStyle w:val="Hyperlink"/>
            <w:noProof/>
            <w:lang w:val="en-GB"/>
          </w:rPr>
          <w:t>Figure 21 - Heatmap</w:t>
        </w:r>
        <w:r w:rsidRPr="0053685E">
          <w:rPr>
            <w:noProof/>
            <w:webHidden/>
          </w:rPr>
          <w:tab/>
        </w:r>
        <w:r w:rsidRPr="0053685E">
          <w:rPr>
            <w:noProof/>
            <w:webHidden/>
          </w:rPr>
          <w:fldChar w:fldCharType="begin"/>
        </w:r>
        <w:r w:rsidRPr="0053685E">
          <w:rPr>
            <w:noProof/>
            <w:webHidden/>
          </w:rPr>
          <w:instrText xml:space="preserve"> PAGEREF _Toc100944669 \h </w:instrText>
        </w:r>
      </w:ins>
      <w:r w:rsidRPr="0053685E">
        <w:rPr>
          <w:noProof/>
          <w:webHidden/>
        </w:rPr>
      </w:r>
      <w:r w:rsidRPr="0053685E">
        <w:rPr>
          <w:noProof/>
          <w:webHidden/>
        </w:rPr>
        <w:fldChar w:fldCharType="separate"/>
      </w:r>
      <w:ins w:id="199" w:author="Mariana Gil" w:date="2022-04-15T19:50:00Z">
        <w:r w:rsidRPr="0053685E">
          <w:rPr>
            <w:noProof/>
            <w:webHidden/>
          </w:rPr>
          <w:t>17</w:t>
        </w:r>
        <w:r w:rsidRPr="0053685E">
          <w:rPr>
            <w:noProof/>
            <w:webHidden/>
          </w:rPr>
          <w:fldChar w:fldCharType="end"/>
        </w:r>
        <w:r w:rsidRPr="0053685E">
          <w:rPr>
            <w:rStyle w:val="Hyperlink"/>
            <w:noProof/>
          </w:rPr>
          <w:fldChar w:fldCharType="end"/>
        </w:r>
      </w:ins>
    </w:p>
    <w:p w14:paraId="332F21F1" w14:textId="2D74C575" w:rsidR="00521323" w:rsidRPr="0053685E" w:rsidRDefault="00521323">
      <w:pPr>
        <w:pStyle w:val="TableofFigures"/>
        <w:tabs>
          <w:tab w:val="right" w:leader="dot" w:pos="10762"/>
        </w:tabs>
        <w:rPr>
          <w:ins w:id="200" w:author="Mariana Gil" w:date="2022-04-15T19:50:00Z"/>
          <w:rFonts w:asciiTheme="minorHAnsi" w:eastAsiaTheme="minorEastAsia" w:hAnsiTheme="minorHAnsi"/>
          <w:noProof/>
          <w:sz w:val="22"/>
          <w:lang w:val="en-GB" w:eastAsia="en-GB"/>
        </w:rPr>
      </w:pPr>
      <w:ins w:id="201" w:author="Mariana Gil" w:date="2022-04-15T19:50:00Z">
        <w:r w:rsidRPr="0053685E">
          <w:rPr>
            <w:rStyle w:val="Hyperlink"/>
            <w:noProof/>
          </w:rPr>
          <w:fldChar w:fldCharType="begin"/>
        </w:r>
        <w:r w:rsidRPr="0053685E">
          <w:rPr>
            <w:rStyle w:val="Hyperlink"/>
            <w:noProof/>
          </w:rPr>
          <w:instrText xml:space="preserve"> </w:instrText>
        </w:r>
        <w:r w:rsidRPr="0053685E">
          <w:rPr>
            <w:noProof/>
          </w:rPr>
          <w:instrText>HYPERLINK \l "_Toc100944670"</w:instrText>
        </w:r>
        <w:r w:rsidRPr="0053685E">
          <w:rPr>
            <w:rStyle w:val="Hyperlink"/>
            <w:noProof/>
          </w:rPr>
          <w:instrText xml:space="preserve"> </w:instrText>
        </w:r>
        <w:r w:rsidRPr="0053685E">
          <w:rPr>
            <w:rStyle w:val="Hyperlink"/>
            <w:noProof/>
          </w:rPr>
          <w:fldChar w:fldCharType="separate"/>
        </w:r>
        <w:r w:rsidRPr="0053685E">
          <w:rPr>
            <w:rStyle w:val="Hyperlink"/>
            <w:noProof/>
            <w:lang w:val="en-GB"/>
          </w:rPr>
          <w:t>Figure 22 - PCA Analysis</w:t>
        </w:r>
        <w:r w:rsidRPr="0053685E">
          <w:rPr>
            <w:noProof/>
            <w:webHidden/>
          </w:rPr>
          <w:tab/>
        </w:r>
        <w:r w:rsidRPr="0053685E">
          <w:rPr>
            <w:noProof/>
            <w:webHidden/>
          </w:rPr>
          <w:fldChar w:fldCharType="begin"/>
        </w:r>
        <w:r w:rsidRPr="0053685E">
          <w:rPr>
            <w:noProof/>
            <w:webHidden/>
          </w:rPr>
          <w:instrText xml:space="preserve"> PAGEREF _Toc100944670 \h </w:instrText>
        </w:r>
      </w:ins>
      <w:r w:rsidRPr="0053685E">
        <w:rPr>
          <w:noProof/>
          <w:webHidden/>
        </w:rPr>
      </w:r>
      <w:r w:rsidRPr="0053685E">
        <w:rPr>
          <w:noProof/>
          <w:webHidden/>
        </w:rPr>
        <w:fldChar w:fldCharType="separate"/>
      </w:r>
      <w:ins w:id="202" w:author="Mariana Gil" w:date="2022-04-15T19:50:00Z">
        <w:r w:rsidRPr="0053685E">
          <w:rPr>
            <w:noProof/>
            <w:webHidden/>
          </w:rPr>
          <w:t>17</w:t>
        </w:r>
        <w:r w:rsidRPr="0053685E">
          <w:rPr>
            <w:noProof/>
            <w:webHidden/>
          </w:rPr>
          <w:fldChar w:fldCharType="end"/>
        </w:r>
        <w:r w:rsidRPr="0053685E">
          <w:rPr>
            <w:rStyle w:val="Hyperlink"/>
            <w:noProof/>
          </w:rPr>
          <w:fldChar w:fldCharType="end"/>
        </w:r>
      </w:ins>
    </w:p>
    <w:p w14:paraId="3235F524" w14:textId="3BA57E9B" w:rsidR="00521323" w:rsidRPr="0053685E" w:rsidRDefault="00521323">
      <w:pPr>
        <w:pStyle w:val="TableofFigures"/>
        <w:tabs>
          <w:tab w:val="right" w:leader="dot" w:pos="10762"/>
        </w:tabs>
        <w:rPr>
          <w:ins w:id="203" w:author="Mariana Gil" w:date="2022-04-15T19:50:00Z"/>
          <w:rFonts w:asciiTheme="minorHAnsi" w:eastAsiaTheme="minorEastAsia" w:hAnsiTheme="minorHAnsi"/>
          <w:noProof/>
          <w:sz w:val="22"/>
          <w:lang w:val="en-GB" w:eastAsia="en-GB"/>
        </w:rPr>
      </w:pPr>
      <w:ins w:id="204" w:author="Mariana Gil" w:date="2022-04-15T19:50:00Z">
        <w:r w:rsidRPr="0053685E">
          <w:rPr>
            <w:rStyle w:val="Hyperlink"/>
            <w:noProof/>
          </w:rPr>
          <w:fldChar w:fldCharType="begin"/>
        </w:r>
        <w:r w:rsidRPr="0053685E">
          <w:rPr>
            <w:rStyle w:val="Hyperlink"/>
            <w:noProof/>
          </w:rPr>
          <w:instrText xml:space="preserve"> </w:instrText>
        </w:r>
        <w:r w:rsidRPr="0053685E">
          <w:rPr>
            <w:noProof/>
          </w:rPr>
          <w:instrText>HYPERLINK \l "_Toc100944671"</w:instrText>
        </w:r>
        <w:r w:rsidRPr="0053685E">
          <w:rPr>
            <w:rStyle w:val="Hyperlink"/>
            <w:noProof/>
          </w:rPr>
          <w:instrText xml:space="preserve"> </w:instrText>
        </w:r>
        <w:r w:rsidRPr="0053685E">
          <w:rPr>
            <w:rStyle w:val="Hyperlink"/>
            <w:noProof/>
          </w:rPr>
          <w:fldChar w:fldCharType="separate"/>
        </w:r>
        <w:r w:rsidRPr="0053685E">
          <w:rPr>
            <w:rStyle w:val="Hyperlink"/>
            <w:noProof/>
          </w:rPr>
          <w:t>Figure 23 – Customers’ Clusters</w:t>
        </w:r>
        <w:r w:rsidRPr="0053685E">
          <w:rPr>
            <w:noProof/>
            <w:webHidden/>
          </w:rPr>
          <w:tab/>
        </w:r>
        <w:r w:rsidRPr="0053685E">
          <w:rPr>
            <w:noProof/>
            <w:webHidden/>
          </w:rPr>
          <w:fldChar w:fldCharType="begin"/>
        </w:r>
        <w:r w:rsidRPr="0053685E">
          <w:rPr>
            <w:noProof/>
            <w:webHidden/>
          </w:rPr>
          <w:instrText xml:space="preserve"> PAGEREF _Toc100944671 \h </w:instrText>
        </w:r>
      </w:ins>
      <w:r w:rsidRPr="0053685E">
        <w:rPr>
          <w:noProof/>
          <w:webHidden/>
        </w:rPr>
      </w:r>
      <w:r w:rsidRPr="0053685E">
        <w:rPr>
          <w:noProof/>
          <w:webHidden/>
        </w:rPr>
        <w:fldChar w:fldCharType="separate"/>
      </w:r>
      <w:ins w:id="205" w:author="Mariana Gil" w:date="2022-04-15T19:50:00Z">
        <w:r w:rsidRPr="0053685E">
          <w:rPr>
            <w:noProof/>
            <w:webHidden/>
          </w:rPr>
          <w:t>18</w:t>
        </w:r>
        <w:r w:rsidRPr="0053685E">
          <w:rPr>
            <w:noProof/>
            <w:webHidden/>
          </w:rPr>
          <w:fldChar w:fldCharType="end"/>
        </w:r>
        <w:r w:rsidRPr="0053685E">
          <w:rPr>
            <w:rStyle w:val="Hyperlink"/>
            <w:noProof/>
          </w:rPr>
          <w:fldChar w:fldCharType="end"/>
        </w:r>
      </w:ins>
    </w:p>
    <w:p w14:paraId="5B0A30B5" w14:textId="25AD58FA" w:rsidR="00521323" w:rsidRPr="0053685E" w:rsidRDefault="00521323">
      <w:pPr>
        <w:pStyle w:val="TableofFigures"/>
        <w:tabs>
          <w:tab w:val="right" w:leader="dot" w:pos="10762"/>
        </w:tabs>
        <w:rPr>
          <w:ins w:id="206" w:author="Mariana Gil" w:date="2022-04-15T19:50:00Z"/>
          <w:rFonts w:asciiTheme="minorHAnsi" w:eastAsiaTheme="minorEastAsia" w:hAnsiTheme="minorHAnsi"/>
          <w:noProof/>
          <w:sz w:val="22"/>
          <w:lang w:val="en-GB" w:eastAsia="en-GB"/>
        </w:rPr>
      </w:pPr>
      <w:ins w:id="207" w:author="Mariana Gil" w:date="2022-04-15T19:50:00Z">
        <w:r w:rsidRPr="0053685E">
          <w:rPr>
            <w:rStyle w:val="Hyperlink"/>
            <w:noProof/>
          </w:rPr>
          <w:fldChar w:fldCharType="begin"/>
        </w:r>
        <w:r w:rsidRPr="0053685E">
          <w:rPr>
            <w:rStyle w:val="Hyperlink"/>
            <w:noProof/>
          </w:rPr>
          <w:instrText xml:space="preserve"> </w:instrText>
        </w:r>
        <w:r w:rsidRPr="0053685E">
          <w:rPr>
            <w:noProof/>
          </w:rPr>
          <w:instrText>HYPERLINK \l "_Toc100944672"</w:instrText>
        </w:r>
        <w:r w:rsidRPr="0053685E">
          <w:rPr>
            <w:rStyle w:val="Hyperlink"/>
            <w:noProof/>
          </w:rPr>
          <w:instrText xml:space="preserve"> </w:instrText>
        </w:r>
        <w:r w:rsidRPr="0053685E">
          <w:rPr>
            <w:rStyle w:val="Hyperlink"/>
            <w:noProof/>
          </w:rPr>
          <w:fldChar w:fldCharType="separate"/>
        </w:r>
        <w:r w:rsidRPr="0053685E">
          <w:rPr>
            <w:rStyle w:val="Hyperlink"/>
            <w:noProof/>
            <w:lang w:val="en-GB"/>
          </w:rPr>
          <w:t>Figure 24 - Customers’ Clusters: Age Distribution</w:t>
        </w:r>
        <w:r w:rsidRPr="0053685E">
          <w:rPr>
            <w:noProof/>
            <w:webHidden/>
          </w:rPr>
          <w:tab/>
        </w:r>
        <w:r w:rsidRPr="0053685E">
          <w:rPr>
            <w:noProof/>
            <w:webHidden/>
          </w:rPr>
          <w:fldChar w:fldCharType="begin"/>
        </w:r>
        <w:r w:rsidRPr="0053685E">
          <w:rPr>
            <w:noProof/>
            <w:webHidden/>
          </w:rPr>
          <w:instrText xml:space="preserve"> PAGEREF _Toc100944672 \h </w:instrText>
        </w:r>
      </w:ins>
      <w:r w:rsidRPr="0053685E">
        <w:rPr>
          <w:noProof/>
          <w:webHidden/>
        </w:rPr>
      </w:r>
      <w:r w:rsidRPr="0053685E">
        <w:rPr>
          <w:noProof/>
          <w:webHidden/>
        </w:rPr>
        <w:fldChar w:fldCharType="separate"/>
      </w:r>
      <w:ins w:id="208" w:author="Mariana Gil" w:date="2022-04-15T19:50:00Z">
        <w:r w:rsidRPr="0053685E">
          <w:rPr>
            <w:noProof/>
            <w:webHidden/>
          </w:rPr>
          <w:t>18</w:t>
        </w:r>
        <w:r w:rsidRPr="0053685E">
          <w:rPr>
            <w:noProof/>
            <w:webHidden/>
          </w:rPr>
          <w:fldChar w:fldCharType="end"/>
        </w:r>
        <w:r w:rsidRPr="0053685E">
          <w:rPr>
            <w:rStyle w:val="Hyperlink"/>
            <w:noProof/>
          </w:rPr>
          <w:fldChar w:fldCharType="end"/>
        </w:r>
      </w:ins>
    </w:p>
    <w:p w14:paraId="30FB664C" w14:textId="68D60039" w:rsidR="00521323" w:rsidRPr="0053685E" w:rsidRDefault="00521323">
      <w:pPr>
        <w:pStyle w:val="TableofFigures"/>
        <w:tabs>
          <w:tab w:val="right" w:leader="dot" w:pos="10762"/>
        </w:tabs>
        <w:rPr>
          <w:ins w:id="209" w:author="Mariana Gil" w:date="2022-04-15T19:50:00Z"/>
          <w:rFonts w:asciiTheme="minorHAnsi" w:eastAsiaTheme="minorEastAsia" w:hAnsiTheme="minorHAnsi"/>
          <w:noProof/>
          <w:sz w:val="22"/>
          <w:lang w:val="en-GB" w:eastAsia="en-GB"/>
        </w:rPr>
      </w:pPr>
      <w:ins w:id="210" w:author="Mariana Gil" w:date="2022-04-15T19:50:00Z">
        <w:r w:rsidRPr="0053685E">
          <w:rPr>
            <w:rStyle w:val="Hyperlink"/>
            <w:noProof/>
          </w:rPr>
          <w:fldChar w:fldCharType="begin"/>
        </w:r>
        <w:r w:rsidRPr="0053685E">
          <w:rPr>
            <w:rStyle w:val="Hyperlink"/>
            <w:noProof/>
          </w:rPr>
          <w:instrText xml:space="preserve"> </w:instrText>
        </w:r>
        <w:r w:rsidRPr="0053685E">
          <w:rPr>
            <w:noProof/>
          </w:rPr>
          <w:instrText>HYPERLINK \l "_Toc100944673"</w:instrText>
        </w:r>
        <w:r w:rsidRPr="0053685E">
          <w:rPr>
            <w:rStyle w:val="Hyperlink"/>
            <w:noProof/>
          </w:rPr>
          <w:instrText xml:space="preserve"> </w:instrText>
        </w:r>
        <w:r w:rsidRPr="0053685E">
          <w:rPr>
            <w:rStyle w:val="Hyperlink"/>
            <w:noProof/>
          </w:rPr>
          <w:fldChar w:fldCharType="separate"/>
        </w:r>
        <w:r w:rsidRPr="0053685E">
          <w:rPr>
            <w:rStyle w:val="Hyperlink"/>
            <w:noProof/>
            <w:lang w:val="en-GB"/>
          </w:rPr>
          <w:t>Figure 25 - Customers’ Clusters: Descriptive Statistics</w:t>
        </w:r>
        <w:r w:rsidRPr="0053685E">
          <w:rPr>
            <w:noProof/>
            <w:webHidden/>
          </w:rPr>
          <w:tab/>
        </w:r>
        <w:r w:rsidRPr="0053685E">
          <w:rPr>
            <w:noProof/>
            <w:webHidden/>
          </w:rPr>
          <w:fldChar w:fldCharType="begin"/>
        </w:r>
        <w:r w:rsidRPr="0053685E">
          <w:rPr>
            <w:noProof/>
            <w:webHidden/>
          </w:rPr>
          <w:instrText xml:space="preserve"> PAGEREF _Toc100944673 \h </w:instrText>
        </w:r>
      </w:ins>
      <w:r w:rsidRPr="0053685E">
        <w:rPr>
          <w:noProof/>
          <w:webHidden/>
        </w:rPr>
      </w:r>
      <w:r w:rsidRPr="0053685E">
        <w:rPr>
          <w:noProof/>
          <w:webHidden/>
        </w:rPr>
        <w:fldChar w:fldCharType="separate"/>
      </w:r>
      <w:ins w:id="211" w:author="Mariana Gil" w:date="2022-04-15T19:50:00Z">
        <w:r w:rsidRPr="0053685E">
          <w:rPr>
            <w:noProof/>
            <w:webHidden/>
          </w:rPr>
          <w:t>19</w:t>
        </w:r>
        <w:r w:rsidRPr="0053685E">
          <w:rPr>
            <w:noProof/>
            <w:webHidden/>
          </w:rPr>
          <w:fldChar w:fldCharType="end"/>
        </w:r>
        <w:r w:rsidRPr="0053685E">
          <w:rPr>
            <w:rStyle w:val="Hyperlink"/>
            <w:noProof/>
          </w:rPr>
          <w:fldChar w:fldCharType="end"/>
        </w:r>
      </w:ins>
    </w:p>
    <w:p w14:paraId="37904395" w14:textId="7BA970ED" w:rsidR="00521323" w:rsidRPr="0053685E" w:rsidRDefault="00521323">
      <w:pPr>
        <w:pStyle w:val="TableofFigures"/>
        <w:tabs>
          <w:tab w:val="right" w:leader="dot" w:pos="10762"/>
        </w:tabs>
        <w:rPr>
          <w:ins w:id="212" w:author="Mariana Gil" w:date="2022-04-15T19:50:00Z"/>
          <w:rFonts w:asciiTheme="minorHAnsi" w:eastAsiaTheme="minorEastAsia" w:hAnsiTheme="minorHAnsi"/>
          <w:noProof/>
          <w:sz w:val="22"/>
          <w:lang w:val="en-GB" w:eastAsia="en-GB"/>
        </w:rPr>
      </w:pPr>
      <w:ins w:id="213" w:author="Mariana Gil" w:date="2022-04-15T19:50:00Z">
        <w:r w:rsidRPr="0053685E">
          <w:rPr>
            <w:rStyle w:val="Hyperlink"/>
            <w:noProof/>
          </w:rPr>
          <w:fldChar w:fldCharType="begin"/>
        </w:r>
        <w:r w:rsidRPr="0053685E">
          <w:rPr>
            <w:rStyle w:val="Hyperlink"/>
            <w:noProof/>
          </w:rPr>
          <w:instrText xml:space="preserve"> </w:instrText>
        </w:r>
        <w:r w:rsidRPr="0053685E">
          <w:rPr>
            <w:noProof/>
          </w:rPr>
          <w:instrText>HYPERLINK \l "_Toc100944674"</w:instrText>
        </w:r>
        <w:r w:rsidRPr="0053685E">
          <w:rPr>
            <w:rStyle w:val="Hyperlink"/>
            <w:noProof/>
          </w:rPr>
          <w:instrText xml:space="preserve"> </w:instrText>
        </w:r>
        <w:r w:rsidRPr="0053685E">
          <w:rPr>
            <w:rStyle w:val="Hyperlink"/>
            <w:noProof/>
          </w:rPr>
          <w:fldChar w:fldCharType="separate"/>
        </w:r>
        <w:r w:rsidRPr="0053685E">
          <w:rPr>
            <w:rStyle w:val="Hyperlink"/>
            <w:noProof/>
          </w:rPr>
          <w:t>Figure 26 - Customers' Satisfaction Clusters</w:t>
        </w:r>
        <w:r w:rsidRPr="0053685E">
          <w:rPr>
            <w:noProof/>
            <w:webHidden/>
          </w:rPr>
          <w:tab/>
        </w:r>
        <w:r w:rsidRPr="0053685E">
          <w:rPr>
            <w:noProof/>
            <w:webHidden/>
          </w:rPr>
          <w:fldChar w:fldCharType="begin"/>
        </w:r>
        <w:r w:rsidRPr="0053685E">
          <w:rPr>
            <w:noProof/>
            <w:webHidden/>
          </w:rPr>
          <w:instrText xml:space="preserve"> PAGEREF _Toc100944674 \h </w:instrText>
        </w:r>
      </w:ins>
      <w:r w:rsidRPr="0053685E">
        <w:rPr>
          <w:noProof/>
          <w:webHidden/>
        </w:rPr>
      </w:r>
      <w:r w:rsidRPr="0053685E">
        <w:rPr>
          <w:noProof/>
          <w:webHidden/>
        </w:rPr>
        <w:fldChar w:fldCharType="separate"/>
      </w:r>
      <w:ins w:id="214" w:author="Mariana Gil" w:date="2022-04-15T19:50:00Z">
        <w:r w:rsidRPr="0053685E">
          <w:rPr>
            <w:noProof/>
            <w:webHidden/>
          </w:rPr>
          <w:t>19</w:t>
        </w:r>
        <w:r w:rsidRPr="0053685E">
          <w:rPr>
            <w:noProof/>
            <w:webHidden/>
          </w:rPr>
          <w:fldChar w:fldCharType="end"/>
        </w:r>
        <w:r w:rsidRPr="0053685E">
          <w:rPr>
            <w:rStyle w:val="Hyperlink"/>
            <w:noProof/>
          </w:rPr>
          <w:fldChar w:fldCharType="end"/>
        </w:r>
      </w:ins>
    </w:p>
    <w:p w14:paraId="347D7A08" w14:textId="50F2BE03" w:rsidR="00521323" w:rsidRPr="0053685E" w:rsidRDefault="00521323">
      <w:pPr>
        <w:pStyle w:val="TableofFigures"/>
        <w:tabs>
          <w:tab w:val="right" w:leader="dot" w:pos="10762"/>
        </w:tabs>
        <w:rPr>
          <w:ins w:id="215" w:author="Mariana Gil" w:date="2022-04-15T19:50:00Z"/>
          <w:rFonts w:asciiTheme="minorHAnsi" w:eastAsiaTheme="minorEastAsia" w:hAnsiTheme="minorHAnsi"/>
          <w:noProof/>
          <w:sz w:val="22"/>
          <w:lang w:val="en-GB" w:eastAsia="en-GB"/>
        </w:rPr>
      </w:pPr>
      <w:ins w:id="216" w:author="Mariana Gil" w:date="2022-04-15T19:50:00Z">
        <w:r w:rsidRPr="0053685E">
          <w:rPr>
            <w:rStyle w:val="Hyperlink"/>
            <w:noProof/>
          </w:rPr>
          <w:fldChar w:fldCharType="begin"/>
        </w:r>
        <w:r w:rsidRPr="0053685E">
          <w:rPr>
            <w:rStyle w:val="Hyperlink"/>
            <w:noProof/>
          </w:rPr>
          <w:instrText xml:space="preserve"> </w:instrText>
        </w:r>
        <w:r w:rsidRPr="0053685E">
          <w:rPr>
            <w:noProof/>
          </w:rPr>
          <w:instrText>HYPERLINK \l "_Toc100944675"</w:instrText>
        </w:r>
        <w:r w:rsidRPr="0053685E">
          <w:rPr>
            <w:rStyle w:val="Hyperlink"/>
            <w:noProof/>
          </w:rPr>
          <w:instrText xml:space="preserve"> </w:instrText>
        </w:r>
        <w:r w:rsidRPr="0053685E">
          <w:rPr>
            <w:rStyle w:val="Hyperlink"/>
            <w:noProof/>
          </w:rPr>
          <w:fldChar w:fldCharType="separate"/>
        </w:r>
        <w:r w:rsidRPr="0053685E">
          <w:rPr>
            <w:rStyle w:val="Hyperlink"/>
            <w:noProof/>
            <w:lang w:val="en-GB"/>
          </w:rPr>
          <w:t>Figure 27 - Customers' Satisfaction Clusters: Accommodation</w:t>
        </w:r>
        <w:r w:rsidRPr="0053685E">
          <w:rPr>
            <w:noProof/>
            <w:webHidden/>
          </w:rPr>
          <w:tab/>
        </w:r>
        <w:r w:rsidRPr="0053685E">
          <w:rPr>
            <w:noProof/>
            <w:webHidden/>
          </w:rPr>
          <w:fldChar w:fldCharType="begin"/>
        </w:r>
        <w:r w:rsidRPr="0053685E">
          <w:rPr>
            <w:noProof/>
            <w:webHidden/>
          </w:rPr>
          <w:instrText xml:space="preserve"> PAGEREF _Toc100944675 \h </w:instrText>
        </w:r>
      </w:ins>
      <w:r w:rsidRPr="0053685E">
        <w:rPr>
          <w:noProof/>
          <w:webHidden/>
        </w:rPr>
      </w:r>
      <w:r w:rsidRPr="0053685E">
        <w:rPr>
          <w:noProof/>
          <w:webHidden/>
        </w:rPr>
        <w:fldChar w:fldCharType="separate"/>
      </w:r>
      <w:ins w:id="217" w:author="Mariana Gil" w:date="2022-04-15T19:50:00Z">
        <w:r w:rsidRPr="0053685E">
          <w:rPr>
            <w:noProof/>
            <w:webHidden/>
          </w:rPr>
          <w:t>20</w:t>
        </w:r>
        <w:r w:rsidRPr="0053685E">
          <w:rPr>
            <w:noProof/>
            <w:webHidden/>
          </w:rPr>
          <w:fldChar w:fldCharType="end"/>
        </w:r>
        <w:r w:rsidRPr="0053685E">
          <w:rPr>
            <w:rStyle w:val="Hyperlink"/>
            <w:noProof/>
          </w:rPr>
          <w:fldChar w:fldCharType="end"/>
        </w:r>
      </w:ins>
    </w:p>
    <w:p w14:paraId="4CBF42A6" w14:textId="26638CA9" w:rsidR="00521323" w:rsidRPr="0053685E" w:rsidRDefault="00521323">
      <w:pPr>
        <w:pStyle w:val="TableofFigures"/>
        <w:tabs>
          <w:tab w:val="right" w:leader="dot" w:pos="10762"/>
        </w:tabs>
        <w:rPr>
          <w:ins w:id="218" w:author="Mariana Gil" w:date="2022-04-15T19:50:00Z"/>
          <w:rFonts w:asciiTheme="minorHAnsi" w:eastAsiaTheme="minorEastAsia" w:hAnsiTheme="minorHAnsi"/>
          <w:noProof/>
          <w:sz w:val="22"/>
          <w:lang w:val="en-GB" w:eastAsia="en-GB"/>
        </w:rPr>
      </w:pPr>
      <w:ins w:id="219" w:author="Mariana Gil" w:date="2022-04-15T19:50:00Z">
        <w:r w:rsidRPr="0053685E">
          <w:rPr>
            <w:rStyle w:val="Hyperlink"/>
            <w:noProof/>
          </w:rPr>
          <w:fldChar w:fldCharType="begin"/>
        </w:r>
        <w:r w:rsidRPr="0053685E">
          <w:rPr>
            <w:rStyle w:val="Hyperlink"/>
            <w:noProof/>
          </w:rPr>
          <w:instrText xml:space="preserve"> </w:instrText>
        </w:r>
        <w:r w:rsidRPr="0053685E">
          <w:rPr>
            <w:noProof/>
          </w:rPr>
          <w:instrText>HYPERLINK \l "_Toc100944676"</w:instrText>
        </w:r>
        <w:r w:rsidRPr="0053685E">
          <w:rPr>
            <w:rStyle w:val="Hyperlink"/>
            <w:noProof/>
          </w:rPr>
          <w:instrText xml:space="preserve"> </w:instrText>
        </w:r>
        <w:r w:rsidRPr="0053685E">
          <w:rPr>
            <w:rStyle w:val="Hyperlink"/>
            <w:noProof/>
          </w:rPr>
          <w:fldChar w:fldCharType="separate"/>
        </w:r>
        <w:r w:rsidRPr="0053685E">
          <w:rPr>
            <w:rStyle w:val="Hyperlink"/>
            <w:noProof/>
            <w:lang w:val="en-GB"/>
          </w:rPr>
          <w:t>Figure 28 - Customers' Satisfaction Clusters: Reception</w:t>
        </w:r>
        <w:r w:rsidRPr="0053685E">
          <w:rPr>
            <w:noProof/>
            <w:webHidden/>
          </w:rPr>
          <w:tab/>
        </w:r>
        <w:r w:rsidRPr="0053685E">
          <w:rPr>
            <w:noProof/>
            <w:webHidden/>
          </w:rPr>
          <w:fldChar w:fldCharType="begin"/>
        </w:r>
        <w:r w:rsidRPr="0053685E">
          <w:rPr>
            <w:noProof/>
            <w:webHidden/>
          </w:rPr>
          <w:instrText xml:space="preserve"> PAGEREF _Toc100944676 \h </w:instrText>
        </w:r>
      </w:ins>
      <w:r w:rsidRPr="0053685E">
        <w:rPr>
          <w:noProof/>
          <w:webHidden/>
        </w:rPr>
      </w:r>
      <w:r w:rsidRPr="0053685E">
        <w:rPr>
          <w:noProof/>
          <w:webHidden/>
        </w:rPr>
        <w:fldChar w:fldCharType="separate"/>
      </w:r>
      <w:ins w:id="220" w:author="Mariana Gil" w:date="2022-04-15T19:50:00Z">
        <w:r w:rsidRPr="0053685E">
          <w:rPr>
            <w:noProof/>
            <w:webHidden/>
          </w:rPr>
          <w:t>20</w:t>
        </w:r>
        <w:r w:rsidRPr="0053685E">
          <w:rPr>
            <w:noProof/>
            <w:webHidden/>
          </w:rPr>
          <w:fldChar w:fldCharType="end"/>
        </w:r>
        <w:r w:rsidRPr="0053685E">
          <w:rPr>
            <w:rStyle w:val="Hyperlink"/>
            <w:noProof/>
          </w:rPr>
          <w:fldChar w:fldCharType="end"/>
        </w:r>
      </w:ins>
    </w:p>
    <w:p w14:paraId="606CA78E" w14:textId="0C6E8A08" w:rsidR="00521323" w:rsidRPr="0053685E" w:rsidRDefault="00521323">
      <w:pPr>
        <w:pStyle w:val="TableofFigures"/>
        <w:tabs>
          <w:tab w:val="right" w:leader="dot" w:pos="10762"/>
        </w:tabs>
        <w:rPr>
          <w:ins w:id="221" w:author="Mariana Gil" w:date="2022-04-15T19:50:00Z"/>
          <w:rFonts w:asciiTheme="minorHAnsi" w:eastAsiaTheme="minorEastAsia" w:hAnsiTheme="minorHAnsi"/>
          <w:noProof/>
          <w:sz w:val="22"/>
          <w:lang w:val="en-GB" w:eastAsia="en-GB"/>
        </w:rPr>
      </w:pPr>
      <w:ins w:id="222" w:author="Mariana Gil" w:date="2022-04-15T19:50:00Z">
        <w:r w:rsidRPr="0053685E">
          <w:rPr>
            <w:rStyle w:val="Hyperlink"/>
            <w:noProof/>
          </w:rPr>
          <w:fldChar w:fldCharType="begin"/>
        </w:r>
        <w:r w:rsidRPr="0053685E">
          <w:rPr>
            <w:rStyle w:val="Hyperlink"/>
            <w:noProof/>
          </w:rPr>
          <w:instrText xml:space="preserve"> </w:instrText>
        </w:r>
        <w:r w:rsidRPr="0053685E">
          <w:rPr>
            <w:noProof/>
          </w:rPr>
          <w:instrText>HYPERLINK \l "_Toc100944677"</w:instrText>
        </w:r>
        <w:r w:rsidRPr="0053685E">
          <w:rPr>
            <w:rStyle w:val="Hyperlink"/>
            <w:noProof/>
          </w:rPr>
          <w:instrText xml:space="preserve"> </w:instrText>
        </w:r>
        <w:r w:rsidRPr="0053685E">
          <w:rPr>
            <w:rStyle w:val="Hyperlink"/>
            <w:noProof/>
          </w:rPr>
          <w:fldChar w:fldCharType="separate"/>
        </w:r>
        <w:r w:rsidRPr="0053685E">
          <w:rPr>
            <w:rStyle w:val="Hyperlink"/>
            <w:noProof/>
            <w:lang w:val="en-GB"/>
          </w:rPr>
          <w:t>Figure 29 - Accommodation vs Reception</w:t>
        </w:r>
        <w:r w:rsidRPr="0053685E">
          <w:rPr>
            <w:noProof/>
            <w:webHidden/>
          </w:rPr>
          <w:tab/>
        </w:r>
        <w:r w:rsidRPr="0053685E">
          <w:rPr>
            <w:noProof/>
            <w:webHidden/>
          </w:rPr>
          <w:fldChar w:fldCharType="begin"/>
        </w:r>
        <w:r w:rsidRPr="0053685E">
          <w:rPr>
            <w:noProof/>
            <w:webHidden/>
          </w:rPr>
          <w:instrText xml:space="preserve"> PAGEREF _Toc100944677 \h </w:instrText>
        </w:r>
      </w:ins>
      <w:r w:rsidRPr="0053685E">
        <w:rPr>
          <w:noProof/>
          <w:webHidden/>
        </w:rPr>
      </w:r>
      <w:r w:rsidRPr="0053685E">
        <w:rPr>
          <w:noProof/>
          <w:webHidden/>
        </w:rPr>
        <w:fldChar w:fldCharType="separate"/>
      </w:r>
      <w:ins w:id="223" w:author="Mariana Gil" w:date="2022-04-15T19:50:00Z">
        <w:r w:rsidRPr="0053685E">
          <w:rPr>
            <w:noProof/>
            <w:webHidden/>
          </w:rPr>
          <w:t>20</w:t>
        </w:r>
        <w:r w:rsidRPr="0053685E">
          <w:rPr>
            <w:noProof/>
            <w:webHidden/>
          </w:rPr>
          <w:fldChar w:fldCharType="end"/>
        </w:r>
        <w:r w:rsidRPr="0053685E">
          <w:rPr>
            <w:rStyle w:val="Hyperlink"/>
            <w:noProof/>
          </w:rPr>
          <w:fldChar w:fldCharType="end"/>
        </w:r>
      </w:ins>
    </w:p>
    <w:p w14:paraId="4364D6D7" w14:textId="51978C7B" w:rsidR="00521323" w:rsidRPr="0053685E" w:rsidRDefault="00521323">
      <w:pPr>
        <w:pStyle w:val="TableofFigures"/>
        <w:tabs>
          <w:tab w:val="right" w:leader="dot" w:pos="10762"/>
        </w:tabs>
        <w:rPr>
          <w:ins w:id="224" w:author="Mariana Gil" w:date="2022-04-15T19:50:00Z"/>
          <w:rFonts w:asciiTheme="minorHAnsi" w:eastAsiaTheme="minorEastAsia" w:hAnsiTheme="minorHAnsi"/>
          <w:noProof/>
          <w:sz w:val="22"/>
          <w:lang w:val="en-GB" w:eastAsia="en-GB"/>
        </w:rPr>
      </w:pPr>
      <w:ins w:id="225" w:author="Mariana Gil" w:date="2022-04-15T19:50:00Z">
        <w:r w:rsidRPr="0053685E">
          <w:rPr>
            <w:rStyle w:val="Hyperlink"/>
            <w:noProof/>
          </w:rPr>
          <w:fldChar w:fldCharType="begin"/>
        </w:r>
        <w:r w:rsidRPr="0053685E">
          <w:rPr>
            <w:rStyle w:val="Hyperlink"/>
            <w:noProof/>
          </w:rPr>
          <w:instrText xml:space="preserve"> </w:instrText>
        </w:r>
        <w:r w:rsidRPr="0053685E">
          <w:rPr>
            <w:noProof/>
          </w:rPr>
          <w:instrText>HYPERLINK \l "_Toc100944678"</w:instrText>
        </w:r>
        <w:r w:rsidRPr="0053685E">
          <w:rPr>
            <w:rStyle w:val="Hyperlink"/>
            <w:noProof/>
          </w:rPr>
          <w:instrText xml:space="preserve"> </w:instrText>
        </w:r>
        <w:r w:rsidRPr="0053685E">
          <w:rPr>
            <w:rStyle w:val="Hyperlink"/>
            <w:noProof/>
          </w:rPr>
          <w:fldChar w:fldCharType="separate"/>
        </w:r>
        <w:r w:rsidRPr="0053685E">
          <w:rPr>
            <w:rStyle w:val="Hyperlink"/>
            <w:noProof/>
          </w:rPr>
          <w:t>Figure 30 - Reception vs Catering</w:t>
        </w:r>
        <w:r w:rsidRPr="0053685E">
          <w:rPr>
            <w:noProof/>
            <w:webHidden/>
          </w:rPr>
          <w:tab/>
        </w:r>
        <w:r w:rsidRPr="0053685E">
          <w:rPr>
            <w:noProof/>
            <w:webHidden/>
          </w:rPr>
          <w:fldChar w:fldCharType="begin"/>
        </w:r>
        <w:r w:rsidRPr="0053685E">
          <w:rPr>
            <w:noProof/>
            <w:webHidden/>
          </w:rPr>
          <w:instrText xml:space="preserve"> PAGEREF _Toc100944678 \h </w:instrText>
        </w:r>
      </w:ins>
      <w:r w:rsidRPr="0053685E">
        <w:rPr>
          <w:noProof/>
          <w:webHidden/>
        </w:rPr>
      </w:r>
      <w:r w:rsidRPr="0053685E">
        <w:rPr>
          <w:noProof/>
          <w:webHidden/>
        </w:rPr>
        <w:fldChar w:fldCharType="separate"/>
      </w:r>
      <w:ins w:id="226" w:author="Mariana Gil" w:date="2022-04-15T19:50:00Z">
        <w:r w:rsidRPr="0053685E">
          <w:rPr>
            <w:noProof/>
            <w:webHidden/>
          </w:rPr>
          <w:t>20</w:t>
        </w:r>
        <w:r w:rsidRPr="0053685E">
          <w:rPr>
            <w:noProof/>
            <w:webHidden/>
          </w:rPr>
          <w:fldChar w:fldCharType="end"/>
        </w:r>
        <w:r w:rsidRPr="0053685E">
          <w:rPr>
            <w:rStyle w:val="Hyperlink"/>
            <w:noProof/>
          </w:rPr>
          <w:fldChar w:fldCharType="end"/>
        </w:r>
      </w:ins>
    </w:p>
    <w:p w14:paraId="0E92D14C" w14:textId="1C45B02F" w:rsidR="00521323" w:rsidRPr="0053685E" w:rsidRDefault="00521323">
      <w:pPr>
        <w:pStyle w:val="TableofFigures"/>
        <w:tabs>
          <w:tab w:val="right" w:leader="dot" w:pos="10762"/>
        </w:tabs>
        <w:rPr>
          <w:ins w:id="227" w:author="Mariana Gil" w:date="2022-04-15T19:50:00Z"/>
          <w:rFonts w:asciiTheme="minorHAnsi" w:eastAsiaTheme="minorEastAsia" w:hAnsiTheme="minorHAnsi"/>
          <w:noProof/>
          <w:sz w:val="22"/>
          <w:lang w:val="en-GB" w:eastAsia="en-GB"/>
        </w:rPr>
      </w:pPr>
      <w:ins w:id="228" w:author="Mariana Gil" w:date="2022-04-15T19:50:00Z">
        <w:r w:rsidRPr="0053685E">
          <w:rPr>
            <w:rStyle w:val="Hyperlink"/>
            <w:noProof/>
          </w:rPr>
          <w:fldChar w:fldCharType="begin"/>
        </w:r>
        <w:r w:rsidRPr="0053685E">
          <w:rPr>
            <w:rStyle w:val="Hyperlink"/>
            <w:noProof/>
          </w:rPr>
          <w:instrText xml:space="preserve"> </w:instrText>
        </w:r>
        <w:r w:rsidRPr="0053685E">
          <w:rPr>
            <w:noProof/>
          </w:rPr>
          <w:instrText>HYPERLINK \l "_Toc100944679"</w:instrText>
        </w:r>
        <w:r w:rsidRPr="0053685E">
          <w:rPr>
            <w:rStyle w:val="Hyperlink"/>
            <w:noProof/>
          </w:rPr>
          <w:instrText xml:space="preserve"> </w:instrText>
        </w:r>
        <w:r w:rsidRPr="0053685E">
          <w:rPr>
            <w:rStyle w:val="Hyperlink"/>
            <w:noProof/>
          </w:rPr>
          <w:fldChar w:fldCharType="separate"/>
        </w:r>
        <w:r w:rsidRPr="0053685E">
          <w:rPr>
            <w:rStyle w:val="Hyperlink"/>
            <w:noProof/>
            <w:lang w:val="en-GB"/>
          </w:rPr>
          <w:t>Figure 31 - Customers' Satisfaction Clusters: Descriptive Statistics</w:t>
        </w:r>
        <w:r w:rsidRPr="0053685E">
          <w:rPr>
            <w:noProof/>
            <w:webHidden/>
          </w:rPr>
          <w:tab/>
        </w:r>
        <w:r w:rsidRPr="0053685E">
          <w:rPr>
            <w:noProof/>
            <w:webHidden/>
          </w:rPr>
          <w:fldChar w:fldCharType="begin"/>
        </w:r>
        <w:r w:rsidRPr="0053685E">
          <w:rPr>
            <w:noProof/>
            <w:webHidden/>
          </w:rPr>
          <w:instrText xml:space="preserve"> PAGEREF _Toc100944679 \h </w:instrText>
        </w:r>
      </w:ins>
      <w:r w:rsidRPr="0053685E">
        <w:rPr>
          <w:noProof/>
          <w:webHidden/>
        </w:rPr>
      </w:r>
      <w:r w:rsidRPr="0053685E">
        <w:rPr>
          <w:noProof/>
          <w:webHidden/>
        </w:rPr>
        <w:fldChar w:fldCharType="separate"/>
      </w:r>
      <w:ins w:id="229" w:author="Mariana Gil" w:date="2022-04-15T19:50:00Z">
        <w:r w:rsidRPr="0053685E">
          <w:rPr>
            <w:noProof/>
            <w:webHidden/>
          </w:rPr>
          <w:t>21</w:t>
        </w:r>
        <w:r w:rsidRPr="0053685E">
          <w:rPr>
            <w:noProof/>
            <w:webHidden/>
          </w:rPr>
          <w:fldChar w:fldCharType="end"/>
        </w:r>
        <w:r w:rsidRPr="0053685E">
          <w:rPr>
            <w:rStyle w:val="Hyperlink"/>
            <w:noProof/>
          </w:rPr>
          <w:fldChar w:fldCharType="end"/>
        </w:r>
      </w:ins>
    </w:p>
    <w:p w14:paraId="31740642" w14:textId="197821DD" w:rsidR="00521323" w:rsidRPr="0053685E" w:rsidRDefault="00521323">
      <w:pPr>
        <w:pStyle w:val="TableofFigures"/>
        <w:tabs>
          <w:tab w:val="right" w:leader="dot" w:pos="10762"/>
        </w:tabs>
        <w:rPr>
          <w:ins w:id="230" w:author="Mariana Gil" w:date="2022-04-15T19:50:00Z"/>
          <w:rFonts w:asciiTheme="minorHAnsi" w:eastAsiaTheme="minorEastAsia" w:hAnsiTheme="minorHAnsi"/>
          <w:noProof/>
          <w:sz w:val="22"/>
          <w:lang w:val="en-GB" w:eastAsia="en-GB"/>
        </w:rPr>
      </w:pPr>
      <w:ins w:id="231" w:author="Mariana Gil" w:date="2022-04-15T19:50:00Z">
        <w:r w:rsidRPr="0053685E">
          <w:rPr>
            <w:rStyle w:val="Hyperlink"/>
            <w:noProof/>
          </w:rPr>
          <w:fldChar w:fldCharType="begin"/>
        </w:r>
        <w:r w:rsidRPr="0053685E">
          <w:rPr>
            <w:rStyle w:val="Hyperlink"/>
            <w:noProof/>
          </w:rPr>
          <w:instrText xml:space="preserve"> </w:instrText>
        </w:r>
        <w:r w:rsidRPr="0053685E">
          <w:rPr>
            <w:noProof/>
          </w:rPr>
          <w:instrText>HYPERLINK \l "_Toc100944680"</w:instrText>
        </w:r>
        <w:r w:rsidRPr="0053685E">
          <w:rPr>
            <w:rStyle w:val="Hyperlink"/>
            <w:noProof/>
          </w:rPr>
          <w:instrText xml:space="preserve"> </w:instrText>
        </w:r>
        <w:r w:rsidRPr="0053685E">
          <w:rPr>
            <w:rStyle w:val="Hyperlink"/>
            <w:noProof/>
          </w:rPr>
          <w:fldChar w:fldCharType="separate"/>
        </w:r>
        <w:r w:rsidRPr="0053685E">
          <w:rPr>
            <w:rStyle w:val="Hyperlink"/>
            <w:noProof/>
          </w:rPr>
          <w:t>Figure 32 - Clients' Retention Level</w:t>
        </w:r>
        <w:r w:rsidRPr="0053685E">
          <w:rPr>
            <w:noProof/>
            <w:webHidden/>
          </w:rPr>
          <w:tab/>
        </w:r>
        <w:r w:rsidRPr="0053685E">
          <w:rPr>
            <w:noProof/>
            <w:webHidden/>
          </w:rPr>
          <w:fldChar w:fldCharType="begin"/>
        </w:r>
        <w:r w:rsidRPr="0053685E">
          <w:rPr>
            <w:noProof/>
            <w:webHidden/>
          </w:rPr>
          <w:instrText xml:space="preserve"> PAGEREF _Toc100944680 \h </w:instrText>
        </w:r>
      </w:ins>
      <w:r w:rsidRPr="0053685E">
        <w:rPr>
          <w:noProof/>
          <w:webHidden/>
        </w:rPr>
      </w:r>
      <w:r w:rsidRPr="0053685E">
        <w:rPr>
          <w:noProof/>
          <w:webHidden/>
        </w:rPr>
        <w:fldChar w:fldCharType="separate"/>
      </w:r>
      <w:ins w:id="232" w:author="Mariana Gil" w:date="2022-04-15T19:50:00Z">
        <w:r w:rsidRPr="0053685E">
          <w:rPr>
            <w:noProof/>
            <w:webHidden/>
          </w:rPr>
          <w:t>21</w:t>
        </w:r>
        <w:r w:rsidRPr="0053685E">
          <w:rPr>
            <w:noProof/>
            <w:webHidden/>
          </w:rPr>
          <w:fldChar w:fldCharType="end"/>
        </w:r>
        <w:r w:rsidRPr="0053685E">
          <w:rPr>
            <w:rStyle w:val="Hyperlink"/>
            <w:noProof/>
          </w:rPr>
          <w:fldChar w:fldCharType="end"/>
        </w:r>
      </w:ins>
    </w:p>
    <w:p w14:paraId="4B20EDEA" w14:textId="700A409F" w:rsidR="00521323" w:rsidRPr="0053685E" w:rsidRDefault="00521323">
      <w:pPr>
        <w:pStyle w:val="TableofFigures"/>
        <w:tabs>
          <w:tab w:val="right" w:leader="dot" w:pos="10762"/>
        </w:tabs>
        <w:rPr>
          <w:ins w:id="233" w:author="Mariana Gil" w:date="2022-04-15T19:50:00Z"/>
          <w:rFonts w:asciiTheme="minorHAnsi" w:eastAsiaTheme="minorEastAsia" w:hAnsiTheme="minorHAnsi"/>
          <w:noProof/>
          <w:sz w:val="22"/>
          <w:lang w:val="en-GB" w:eastAsia="en-GB"/>
        </w:rPr>
      </w:pPr>
      <w:ins w:id="234" w:author="Mariana Gil" w:date="2022-04-15T19:50:00Z">
        <w:r w:rsidRPr="0053685E">
          <w:rPr>
            <w:rStyle w:val="Hyperlink"/>
            <w:noProof/>
          </w:rPr>
          <w:fldChar w:fldCharType="begin"/>
        </w:r>
        <w:r w:rsidRPr="0053685E">
          <w:rPr>
            <w:rStyle w:val="Hyperlink"/>
            <w:noProof/>
          </w:rPr>
          <w:instrText xml:space="preserve"> </w:instrText>
        </w:r>
        <w:r w:rsidRPr="0053685E">
          <w:rPr>
            <w:noProof/>
          </w:rPr>
          <w:instrText>HYPERLINK \l "_Toc100944681"</w:instrText>
        </w:r>
        <w:r w:rsidRPr="0053685E">
          <w:rPr>
            <w:rStyle w:val="Hyperlink"/>
            <w:noProof/>
          </w:rPr>
          <w:instrText xml:space="preserve"> </w:instrText>
        </w:r>
        <w:r w:rsidRPr="0053685E">
          <w:rPr>
            <w:rStyle w:val="Hyperlink"/>
            <w:noProof/>
          </w:rPr>
          <w:fldChar w:fldCharType="separate"/>
        </w:r>
        <w:r w:rsidRPr="0053685E">
          <w:rPr>
            <w:rStyle w:val="Hyperlink"/>
            <w:noProof/>
          </w:rPr>
          <w:t>Figure 33 - Average Satisfaction</w:t>
        </w:r>
        <w:r w:rsidRPr="0053685E">
          <w:rPr>
            <w:noProof/>
            <w:webHidden/>
          </w:rPr>
          <w:tab/>
        </w:r>
        <w:r w:rsidRPr="0053685E">
          <w:rPr>
            <w:noProof/>
            <w:webHidden/>
          </w:rPr>
          <w:fldChar w:fldCharType="begin"/>
        </w:r>
        <w:r w:rsidRPr="0053685E">
          <w:rPr>
            <w:noProof/>
            <w:webHidden/>
          </w:rPr>
          <w:instrText xml:space="preserve"> PAGEREF _Toc100944681 \h </w:instrText>
        </w:r>
      </w:ins>
      <w:r w:rsidRPr="0053685E">
        <w:rPr>
          <w:noProof/>
          <w:webHidden/>
        </w:rPr>
      </w:r>
      <w:r w:rsidRPr="0053685E">
        <w:rPr>
          <w:noProof/>
          <w:webHidden/>
        </w:rPr>
        <w:fldChar w:fldCharType="separate"/>
      </w:r>
      <w:ins w:id="235" w:author="Mariana Gil" w:date="2022-04-15T19:50:00Z">
        <w:r w:rsidRPr="0053685E">
          <w:rPr>
            <w:noProof/>
            <w:webHidden/>
          </w:rPr>
          <w:t>21</w:t>
        </w:r>
        <w:r w:rsidRPr="0053685E">
          <w:rPr>
            <w:noProof/>
            <w:webHidden/>
          </w:rPr>
          <w:fldChar w:fldCharType="end"/>
        </w:r>
        <w:r w:rsidRPr="0053685E">
          <w:rPr>
            <w:rStyle w:val="Hyperlink"/>
            <w:noProof/>
          </w:rPr>
          <w:fldChar w:fldCharType="end"/>
        </w:r>
      </w:ins>
    </w:p>
    <w:p w14:paraId="4953FEFA" w14:textId="0E57F2A6" w:rsidR="00521323" w:rsidRPr="0053685E" w:rsidRDefault="00521323">
      <w:pPr>
        <w:pStyle w:val="TableofFigures"/>
        <w:tabs>
          <w:tab w:val="right" w:leader="dot" w:pos="10762"/>
        </w:tabs>
        <w:rPr>
          <w:ins w:id="236" w:author="Mariana Gil" w:date="2022-04-15T19:50:00Z"/>
          <w:rFonts w:asciiTheme="minorHAnsi" w:eastAsiaTheme="minorEastAsia" w:hAnsiTheme="minorHAnsi"/>
          <w:noProof/>
          <w:sz w:val="22"/>
          <w:lang w:val="en-GB" w:eastAsia="en-GB"/>
        </w:rPr>
      </w:pPr>
      <w:ins w:id="237" w:author="Mariana Gil" w:date="2022-04-15T19:50:00Z">
        <w:r w:rsidRPr="0053685E">
          <w:rPr>
            <w:rStyle w:val="Hyperlink"/>
            <w:noProof/>
          </w:rPr>
          <w:fldChar w:fldCharType="begin"/>
        </w:r>
        <w:r w:rsidRPr="0053685E">
          <w:rPr>
            <w:rStyle w:val="Hyperlink"/>
            <w:noProof/>
          </w:rPr>
          <w:instrText xml:space="preserve"> </w:instrText>
        </w:r>
        <w:r w:rsidRPr="0053685E">
          <w:rPr>
            <w:noProof/>
          </w:rPr>
          <w:instrText>HYPERLINK \l "_Toc100944682"</w:instrText>
        </w:r>
        <w:r w:rsidRPr="0053685E">
          <w:rPr>
            <w:rStyle w:val="Hyperlink"/>
            <w:noProof/>
          </w:rPr>
          <w:instrText xml:space="preserve"> </w:instrText>
        </w:r>
        <w:r w:rsidRPr="0053685E">
          <w:rPr>
            <w:rStyle w:val="Hyperlink"/>
            <w:noProof/>
          </w:rPr>
          <w:fldChar w:fldCharType="separate"/>
        </w:r>
        <w:r w:rsidRPr="0053685E">
          <w:rPr>
            <w:rStyle w:val="Hyperlink"/>
            <w:noProof/>
            <w:lang w:val="en-GB"/>
          </w:rPr>
          <w:t>Figure 34 - Clients' Retention Level: Descriptive Statistics</w:t>
        </w:r>
        <w:r w:rsidRPr="0053685E">
          <w:rPr>
            <w:noProof/>
            <w:webHidden/>
          </w:rPr>
          <w:tab/>
        </w:r>
        <w:r w:rsidRPr="0053685E">
          <w:rPr>
            <w:noProof/>
            <w:webHidden/>
          </w:rPr>
          <w:fldChar w:fldCharType="begin"/>
        </w:r>
        <w:r w:rsidRPr="0053685E">
          <w:rPr>
            <w:noProof/>
            <w:webHidden/>
          </w:rPr>
          <w:instrText xml:space="preserve"> PAGEREF _Toc100944682 \h </w:instrText>
        </w:r>
      </w:ins>
      <w:r w:rsidRPr="0053685E">
        <w:rPr>
          <w:noProof/>
          <w:webHidden/>
        </w:rPr>
      </w:r>
      <w:r w:rsidRPr="0053685E">
        <w:rPr>
          <w:noProof/>
          <w:webHidden/>
        </w:rPr>
        <w:fldChar w:fldCharType="separate"/>
      </w:r>
      <w:ins w:id="238" w:author="Mariana Gil" w:date="2022-04-15T19:50:00Z">
        <w:r w:rsidRPr="0053685E">
          <w:rPr>
            <w:noProof/>
            <w:webHidden/>
          </w:rPr>
          <w:t>22</w:t>
        </w:r>
        <w:r w:rsidRPr="0053685E">
          <w:rPr>
            <w:noProof/>
            <w:webHidden/>
          </w:rPr>
          <w:fldChar w:fldCharType="end"/>
        </w:r>
        <w:r w:rsidRPr="0053685E">
          <w:rPr>
            <w:rStyle w:val="Hyperlink"/>
            <w:noProof/>
          </w:rPr>
          <w:fldChar w:fldCharType="end"/>
        </w:r>
      </w:ins>
    </w:p>
    <w:p w14:paraId="1C2693D6" w14:textId="366995E9" w:rsidR="00763274" w:rsidRPr="0053685E" w:rsidDel="00521323" w:rsidRDefault="00763274">
      <w:pPr>
        <w:pStyle w:val="TableofFigures"/>
        <w:tabs>
          <w:tab w:val="right" w:leader="dot" w:pos="10762"/>
        </w:tabs>
        <w:rPr>
          <w:del w:id="239" w:author="Mariana Gil" w:date="2022-04-15T19:50:00Z"/>
          <w:rFonts w:asciiTheme="minorHAnsi" w:eastAsiaTheme="minorEastAsia" w:hAnsiTheme="minorHAnsi"/>
          <w:noProof/>
          <w:sz w:val="22"/>
          <w:lang w:val="en-GB" w:eastAsia="en-GB"/>
        </w:rPr>
      </w:pPr>
      <w:del w:id="240" w:author="Mariana Gil" w:date="2022-04-15T19:50:00Z">
        <w:r w:rsidRPr="0053685E" w:rsidDel="00521323">
          <w:rPr>
            <w:rPrChange w:id="241" w:author="Ricardo Almeida" w:date="2022-06-16T19:19:00Z">
              <w:rPr>
                <w:rStyle w:val="Hyperlink"/>
                <w:noProof/>
                <w:lang w:val="en-GB"/>
              </w:rPr>
            </w:rPrChange>
          </w:rPr>
          <w:delText>Figure 1 - Summary of dataset's attributes and description</w:delText>
        </w:r>
        <w:r w:rsidRPr="0053685E" w:rsidDel="00521323">
          <w:rPr>
            <w:noProof/>
            <w:webHidden/>
          </w:rPr>
          <w:tab/>
          <w:delText>10</w:delText>
        </w:r>
      </w:del>
    </w:p>
    <w:p w14:paraId="0F023C8F" w14:textId="11CF597C" w:rsidR="00763274" w:rsidRPr="0053685E" w:rsidDel="00521323" w:rsidRDefault="00763274">
      <w:pPr>
        <w:pStyle w:val="TableofFigures"/>
        <w:tabs>
          <w:tab w:val="right" w:leader="dot" w:pos="10762"/>
        </w:tabs>
        <w:rPr>
          <w:del w:id="242" w:author="Mariana Gil" w:date="2022-04-15T19:50:00Z"/>
          <w:rFonts w:asciiTheme="minorHAnsi" w:eastAsiaTheme="minorEastAsia" w:hAnsiTheme="minorHAnsi"/>
          <w:noProof/>
          <w:sz w:val="22"/>
          <w:lang w:val="en-GB" w:eastAsia="en-GB"/>
        </w:rPr>
      </w:pPr>
      <w:del w:id="243" w:author="Mariana Gil" w:date="2022-04-15T19:50:00Z">
        <w:r w:rsidRPr="0053685E" w:rsidDel="00521323">
          <w:rPr>
            <w:rPrChange w:id="244" w:author="Ricardo Almeida" w:date="2022-06-16T19:19:00Z">
              <w:rPr>
                <w:rStyle w:val="Hyperlink"/>
                <w:noProof/>
                <w:lang w:val="en-GB"/>
              </w:rPr>
            </w:rPrChange>
          </w:rPr>
          <w:delText>Figure 2 - First three entries of BookMe dataset</w:delText>
        </w:r>
        <w:r w:rsidRPr="0053685E" w:rsidDel="00521323">
          <w:rPr>
            <w:noProof/>
            <w:webHidden/>
          </w:rPr>
          <w:tab/>
          <w:delText>10</w:delText>
        </w:r>
      </w:del>
    </w:p>
    <w:p w14:paraId="63D9E39C" w14:textId="335FB44B" w:rsidR="00763274" w:rsidRPr="0053685E" w:rsidDel="00521323" w:rsidRDefault="00763274">
      <w:pPr>
        <w:pStyle w:val="TableofFigures"/>
        <w:tabs>
          <w:tab w:val="right" w:leader="dot" w:pos="10762"/>
        </w:tabs>
        <w:rPr>
          <w:del w:id="245" w:author="Mariana Gil" w:date="2022-04-15T19:50:00Z"/>
          <w:rFonts w:asciiTheme="minorHAnsi" w:eastAsiaTheme="minorEastAsia" w:hAnsiTheme="minorHAnsi"/>
          <w:noProof/>
          <w:sz w:val="22"/>
          <w:lang w:val="en-GB" w:eastAsia="en-GB"/>
        </w:rPr>
      </w:pPr>
      <w:del w:id="246" w:author="Mariana Gil" w:date="2022-04-15T19:50:00Z">
        <w:r w:rsidRPr="0053685E" w:rsidDel="00521323">
          <w:rPr>
            <w:rPrChange w:id="247" w:author="Ricardo Almeida" w:date="2022-06-16T19:19:00Z">
              <w:rPr>
                <w:rStyle w:val="Hyperlink"/>
                <w:noProof/>
              </w:rPr>
            </w:rPrChange>
          </w:rPr>
          <w:delText>Figure 3 - Duplicated entries removed</w:delText>
        </w:r>
        <w:r w:rsidRPr="0053685E" w:rsidDel="00521323">
          <w:rPr>
            <w:noProof/>
            <w:webHidden/>
          </w:rPr>
          <w:tab/>
          <w:delText>11</w:delText>
        </w:r>
      </w:del>
    </w:p>
    <w:p w14:paraId="38FDB136" w14:textId="1E38EA4B" w:rsidR="00763274" w:rsidRPr="0053685E" w:rsidDel="00521323" w:rsidRDefault="00763274">
      <w:pPr>
        <w:pStyle w:val="TableofFigures"/>
        <w:tabs>
          <w:tab w:val="right" w:leader="dot" w:pos="10762"/>
        </w:tabs>
        <w:rPr>
          <w:del w:id="248" w:author="Mariana Gil" w:date="2022-04-15T19:50:00Z"/>
          <w:rFonts w:asciiTheme="minorHAnsi" w:eastAsiaTheme="minorEastAsia" w:hAnsiTheme="minorHAnsi"/>
          <w:noProof/>
          <w:sz w:val="22"/>
          <w:lang w:val="en-GB" w:eastAsia="en-GB"/>
        </w:rPr>
      </w:pPr>
      <w:del w:id="249" w:author="Mariana Gil" w:date="2022-04-15T19:50:00Z">
        <w:r w:rsidRPr="0053685E" w:rsidDel="00521323">
          <w:rPr>
            <w:rPrChange w:id="250" w:author="Ricardo Almeida" w:date="2022-06-16T19:19:00Z">
              <w:rPr>
                <w:rStyle w:val="Hyperlink"/>
                <w:noProof/>
                <w:lang w:val="en-GB"/>
              </w:rPr>
            </w:rPrChange>
          </w:rPr>
          <w:delText>Figure 4 - Information on BookMe dataset</w:delText>
        </w:r>
        <w:r w:rsidRPr="0053685E" w:rsidDel="00521323">
          <w:rPr>
            <w:noProof/>
            <w:webHidden/>
          </w:rPr>
          <w:tab/>
          <w:delText>11</w:delText>
        </w:r>
      </w:del>
    </w:p>
    <w:p w14:paraId="778440C7" w14:textId="704CEFBC" w:rsidR="00763274" w:rsidRPr="0053685E" w:rsidDel="00521323" w:rsidRDefault="00763274">
      <w:pPr>
        <w:pStyle w:val="TableofFigures"/>
        <w:tabs>
          <w:tab w:val="right" w:leader="dot" w:pos="10762"/>
        </w:tabs>
        <w:rPr>
          <w:del w:id="251" w:author="Mariana Gil" w:date="2022-04-15T19:50:00Z"/>
          <w:rFonts w:asciiTheme="minorHAnsi" w:eastAsiaTheme="minorEastAsia" w:hAnsiTheme="minorHAnsi"/>
          <w:noProof/>
          <w:sz w:val="22"/>
          <w:lang w:val="en-GB" w:eastAsia="en-GB"/>
        </w:rPr>
      </w:pPr>
      <w:del w:id="252" w:author="Mariana Gil" w:date="2022-04-15T19:50:00Z">
        <w:r w:rsidRPr="0053685E" w:rsidDel="00521323">
          <w:rPr>
            <w:rPrChange w:id="253" w:author="Ricardo Almeida" w:date="2022-06-16T19:19:00Z">
              <w:rPr>
                <w:rStyle w:val="Hyperlink"/>
                <w:noProof/>
                <w:lang w:val="en-GB"/>
              </w:rPr>
            </w:rPrChange>
          </w:rPr>
          <w:delText>Figure 5 - Descriptive statistics for numerical variables</w:delText>
        </w:r>
        <w:r w:rsidRPr="0053685E" w:rsidDel="00521323">
          <w:rPr>
            <w:noProof/>
            <w:webHidden/>
          </w:rPr>
          <w:tab/>
          <w:delText>12</w:delText>
        </w:r>
      </w:del>
    </w:p>
    <w:p w14:paraId="27B5FC2B" w14:textId="1198EB76" w:rsidR="00763274" w:rsidRPr="0053685E" w:rsidDel="00521323" w:rsidRDefault="00763274">
      <w:pPr>
        <w:pStyle w:val="TableofFigures"/>
        <w:tabs>
          <w:tab w:val="right" w:leader="dot" w:pos="10762"/>
        </w:tabs>
        <w:rPr>
          <w:del w:id="254" w:author="Mariana Gil" w:date="2022-04-15T19:50:00Z"/>
          <w:rFonts w:asciiTheme="minorHAnsi" w:eastAsiaTheme="minorEastAsia" w:hAnsiTheme="minorHAnsi"/>
          <w:noProof/>
          <w:sz w:val="22"/>
          <w:lang w:val="en-GB" w:eastAsia="en-GB"/>
        </w:rPr>
      </w:pPr>
      <w:del w:id="255" w:author="Mariana Gil" w:date="2022-04-15T19:50:00Z">
        <w:r w:rsidRPr="0053685E" w:rsidDel="00521323">
          <w:rPr>
            <w:rPrChange w:id="256" w:author="Ricardo Almeida" w:date="2022-06-16T19:19:00Z">
              <w:rPr>
                <w:rStyle w:val="Hyperlink"/>
                <w:noProof/>
                <w:lang w:val="en-GB"/>
              </w:rPr>
            </w:rPrChange>
          </w:rPr>
          <w:delText>Figure 6 - Countplot of "RoomType" and "TypeTravel"</w:delText>
        </w:r>
        <w:r w:rsidRPr="0053685E" w:rsidDel="00521323">
          <w:rPr>
            <w:noProof/>
            <w:webHidden/>
          </w:rPr>
          <w:tab/>
          <w:delText>12</w:delText>
        </w:r>
      </w:del>
    </w:p>
    <w:p w14:paraId="0B97CA6D" w14:textId="5550897D" w:rsidR="00763274" w:rsidRPr="0053685E" w:rsidDel="00521323" w:rsidRDefault="00763274">
      <w:pPr>
        <w:pStyle w:val="TableofFigures"/>
        <w:tabs>
          <w:tab w:val="right" w:leader="dot" w:pos="10762"/>
        </w:tabs>
        <w:rPr>
          <w:del w:id="257" w:author="Mariana Gil" w:date="2022-04-15T19:50:00Z"/>
          <w:rFonts w:asciiTheme="minorHAnsi" w:eastAsiaTheme="minorEastAsia" w:hAnsiTheme="minorHAnsi"/>
          <w:noProof/>
          <w:sz w:val="22"/>
          <w:lang w:val="en-GB" w:eastAsia="en-GB"/>
        </w:rPr>
      </w:pPr>
      <w:del w:id="258" w:author="Mariana Gil" w:date="2022-04-15T19:50:00Z">
        <w:r w:rsidRPr="0053685E" w:rsidDel="00521323">
          <w:rPr>
            <w:rPrChange w:id="259" w:author="Ricardo Almeida" w:date="2022-06-16T19:19:00Z">
              <w:rPr>
                <w:rStyle w:val="Hyperlink"/>
                <w:noProof/>
                <w:lang w:val="en-GB"/>
              </w:rPr>
            </w:rPrChange>
          </w:rPr>
          <w:delText>Figure 7 - Countplot of "Longevity" and "Churn"</w:delText>
        </w:r>
        <w:r w:rsidRPr="0053685E" w:rsidDel="00521323">
          <w:rPr>
            <w:noProof/>
            <w:webHidden/>
          </w:rPr>
          <w:tab/>
          <w:delText>12</w:delText>
        </w:r>
      </w:del>
    </w:p>
    <w:p w14:paraId="593D720A" w14:textId="280BC8BB" w:rsidR="00763274" w:rsidRPr="0053685E" w:rsidDel="00521323" w:rsidRDefault="00763274">
      <w:pPr>
        <w:pStyle w:val="TableofFigures"/>
        <w:tabs>
          <w:tab w:val="right" w:leader="dot" w:pos="10762"/>
        </w:tabs>
        <w:rPr>
          <w:del w:id="260" w:author="Mariana Gil" w:date="2022-04-15T19:50:00Z"/>
          <w:rFonts w:asciiTheme="minorHAnsi" w:eastAsiaTheme="minorEastAsia" w:hAnsiTheme="minorHAnsi"/>
          <w:noProof/>
          <w:sz w:val="22"/>
          <w:lang w:val="en-GB" w:eastAsia="en-GB"/>
        </w:rPr>
      </w:pPr>
      <w:del w:id="261" w:author="Mariana Gil" w:date="2022-04-15T19:50:00Z">
        <w:r w:rsidRPr="0053685E" w:rsidDel="00521323">
          <w:rPr>
            <w:rPrChange w:id="262" w:author="Ricardo Almeida" w:date="2022-06-16T19:19:00Z">
              <w:rPr>
                <w:rStyle w:val="Hyperlink"/>
                <w:noProof/>
              </w:rPr>
            </w:rPrChange>
          </w:rPr>
          <w:delText>Figure 8 - Skweness values</w:delText>
        </w:r>
        <w:r w:rsidRPr="0053685E" w:rsidDel="00521323">
          <w:rPr>
            <w:noProof/>
            <w:webHidden/>
          </w:rPr>
          <w:tab/>
          <w:delText>13</w:delText>
        </w:r>
      </w:del>
    </w:p>
    <w:p w14:paraId="254CDD8D" w14:textId="4DA2444E" w:rsidR="00763274" w:rsidRPr="0053685E" w:rsidDel="00521323" w:rsidRDefault="00763274">
      <w:pPr>
        <w:pStyle w:val="TableofFigures"/>
        <w:tabs>
          <w:tab w:val="right" w:leader="dot" w:pos="10762"/>
        </w:tabs>
        <w:rPr>
          <w:del w:id="263" w:author="Mariana Gil" w:date="2022-04-15T19:50:00Z"/>
          <w:rFonts w:asciiTheme="minorHAnsi" w:eastAsiaTheme="minorEastAsia" w:hAnsiTheme="minorHAnsi"/>
          <w:noProof/>
          <w:sz w:val="22"/>
          <w:lang w:val="en-GB" w:eastAsia="en-GB"/>
        </w:rPr>
      </w:pPr>
      <w:del w:id="264" w:author="Mariana Gil" w:date="2022-04-15T19:50:00Z">
        <w:r w:rsidRPr="0053685E" w:rsidDel="00521323">
          <w:rPr>
            <w:rPrChange w:id="265" w:author="Ricardo Almeida" w:date="2022-06-16T19:19:00Z">
              <w:rPr>
                <w:rStyle w:val="Hyperlink"/>
                <w:noProof/>
              </w:rPr>
            </w:rPrChange>
          </w:rPr>
          <w:delText>Figure 9 - Kurtosis values</w:delText>
        </w:r>
        <w:r w:rsidRPr="0053685E" w:rsidDel="00521323">
          <w:rPr>
            <w:noProof/>
            <w:webHidden/>
          </w:rPr>
          <w:tab/>
          <w:delText>13</w:delText>
        </w:r>
      </w:del>
    </w:p>
    <w:p w14:paraId="10DC1DA0" w14:textId="596C3DB0" w:rsidR="00763274" w:rsidRPr="0053685E" w:rsidDel="00521323" w:rsidRDefault="00763274">
      <w:pPr>
        <w:pStyle w:val="TableofFigures"/>
        <w:tabs>
          <w:tab w:val="right" w:leader="dot" w:pos="10762"/>
        </w:tabs>
        <w:rPr>
          <w:del w:id="266" w:author="Mariana Gil" w:date="2022-04-15T19:50:00Z"/>
          <w:rFonts w:asciiTheme="minorHAnsi" w:eastAsiaTheme="minorEastAsia" w:hAnsiTheme="minorHAnsi"/>
          <w:noProof/>
          <w:sz w:val="22"/>
          <w:lang w:val="en-GB" w:eastAsia="en-GB"/>
        </w:rPr>
      </w:pPr>
      <w:del w:id="267" w:author="Mariana Gil" w:date="2022-04-15T19:50:00Z">
        <w:r w:rsidRPr="0053685E" w:rsidDel="00521323">
          <w:rPr>
            <w:rPrChange w:id="268" w:author="Ricardo Almeida" w:date="2022-06-16T19:19:00Z">
              <w:rPr>
                <w:rStyle w:val="Hyperlink"/>
                <w:noProof/>
                <w:lang w:val="en-GB"/>
              </w:rPr>
            </w:rPrChange>
          </w:rPr>
          <w:delText>Figure 10 - Boxplots for 'Amenities' and 'Staff'</w:delText>
        </w:r>
        <w:r w:rsidRPr="0053685E" w:rsidDel="00521323">
          <w:rPr>
            <w:noProof/>
            <w:webHidden/>
          </w:rPr>
          <w:tab/>
          <w:delText>13</w:delText>
        </w:r>
      </w:del>
    </w:p>
    <w:p w14:paraId="67694DD4" w14:textId="2A8A50B0" w:rsidR="00763274" w:rsidRPr="0053685E" w:rsidDel="00521323" w:rsidRDefault="00763274">
      <w:pPr>
        <w:pStyle w:val="TableofFigures"/>
        <w:tabs>
          <w:tab w:val="right" w:leader="dot" w:pos="10762"/>
        </w:tabs>
        <w:rPr>
          <w:del w:id="269" w:author="Mariana Gil" w:date="2022-04-15T19:50:00Z"/>
          <w:rFonts w:asciiTheme="minorHAnsi" w:eastAsiaTheme="minorEastAsia" w:hAnsiTheme="minorHAnsi"/>
          <w:noProof/>
          <w:sz w:val="22"/>
          <w:lang w:val="en-GB" w:eastAsia="en-GB"/>
        </w:rPr>
      </w:pPr>
      <w:del w:id="270" w:author="Mariana Gil" w:date="2022-04-15T19:50:00Z">
        <w:r w:rsidRPr="0053685E" w:rsidDel="00521323">
          <w:rPr>
            <w:rPrChange w:id="271" w:author="Ricardo Almeida" w:date="2022-06-16T19:19:00Z">
              <w:rPr>
                <w:rStyle w:val="Hyperlink"/>
                <w:noProof/>
                <w:lang w:val="en-GB"/>
              </w:rPr>
            </w:rPrChange>
          </w:rPr>
          <w:delText>Figure 11 - Boxplots for 'PriceQuality' and 'CheckOut'</w:delText>
        </w:r>
        <w:r w:rsidRPr="0053685E" w:rsidDel="00521323">
          <w:rPr>
            <w:noProof/>
            <w:webHidden/>
          </w:rPr>
          <w:tab/>
          <w:delText>14</w:delText>
        </w:r>
      </w:del>
    </w:p>
    <w:p w14:paraId="4DDB9B87" w14:textId="7798EEDA" w:rsidR="00763274" w:rsidRPr="0053685E" w:rsidDel="00521323" w:rsidRDefault="00763274">
      <w:pPr>
        <w:pStyle w:val="TableofFigures"/>
        <w:tabs>
          <w:tab w:val="right" w:leader="dot" w:pos="10762"/>
        </w:tabs>
        <w:rPr>
          <w:del w:id="272" w:author="Mariana Gil" w:date="2022-04-15T19:50:00Z"/>
          <w:rFonts w:asciiTheme="minorHAnsi" w:eastAsiaTheme="minorEastAsia" w:hAnsiTheme="minorHAnsi"/>
          <w:noProof/>
          <w:sz w:val="22"/>
          <w:lang w:val="en-GB" w:eastAsia="en-GB"/>
        </w:rPr>
      </w:pPr>
      <w:del w:id="273" w:author="Mariana Gil" w:date="2022-04-15T19:50:00Z">
        <w:r w:rsidRPr="0053685E" w:rsidDel="00521323">
          <w:rPr>
            <w:rPrChange w:id="274" w:author="Ricardo Almeida" w:date="2022-06-16T19:19:00Z">
              <w:rPr>
                <w:rStyle w:val="Hyperlink"/>
                <w:noProof/>
              </w:rPr>
            </w:rPrChange>
          </w:rPr>
          <w:delText>Figure 12 - Boxplot for 'Cleanliness'</w:delText>
        </w:r>
        <w:r w:rsidRPr="0053685E" w:rsidDel="00521323">
          <w:rPr>
            <w:noProof/>
            <w:webHidden/>
          </w:rPr>
          <w:tab/>
          <w:delText>14</w:delText>
        </w:r>
      </w:del>
    </w:p>
    <w:p w14:paraId="7CEA57E4" w14:textId="4FB79C3D" w:rsidR="00763274" w:rsidRPr="0053685E" w:rsidDel="00521323" w:rsidRDefault="00763274">
      <w:pPr>
        <w:pStyle w:val="TableofFigures"/>
        <w:tabs>
          <w:tab w:val="right" w:leader="dot" w:pos="10762"/>
        </w:tabs>
        <w:rPr>
          <w:del w:id="275" w:author="Mariana Gil" w:date="2022-04-15T19:50:00Z"/>
          <w:rFonts w:asciiTheme="minorHAnsi" w:eastAsiaTheme="minorEastAsia" w:hAnsiTheme="minorHAnsi"/>
          <w:noProof/>
          <w:sz w:val="22"/>
          <w:lang w:val="en-GB" w:eastAsia="en-GB"/>
        </w:rPr>
      </w:pPr>
      <w:del w:id="276" w:author="Mariana Gil" w:date="2022-04-15T19:50:00Z">
        <w:r w:rsidRPr="0053685E" w:rsidDel="00521323">
          <w:rPr>
            <w:rPrChange w:id="277" w:author="Ricardo Almeida" w:date="2022-06-16T19:19:00Z">
              <w:rPr>
                <w:rStyle w:val="Hyperlink"/>
                <w:noProof/>
                <w:lang w:val="en-GB"/>
              </w:rPr>
            </w:rPrChange>
          </w:rPr>
          <w:delText>Figure 13 - Missing values distribution (after transformation of underage people to missing)</w:delText>
        </w:r>
        <w:r w:rsidRPr="0053685E" w:rsidDel="00521323">
          <w:rPr>
            <w:noProof/>
            <w:webHidden/>
          </w:rPr>
          <w:tab/>
          <w:delText>14</w:delText>
        </w:r>
      </w:del>
    </w:p>
    <w:p w14:paraId="453ABB77" w14:textId="5B594441" w:rsidR="00763274" w:rsidRPr="0053685E" w:rsidDel="00521323" w:rsidRDefault="00763274">
      <w:pPr>
        <w:pStyle w:val="TableofFigures"/>
        <w:tabs>
          <w:tab w:val="right" w:leader="dot" w:pos="10762"/>
        </w:tabs>
        <w:rPr>
          <w:del w:id="278" w:author="Mariana Gil" w:date="2022-04-15T19:50:00Z"/>
          <w:rFonts w:asciiTheme="minorHAnsi" w:eastAsiaTheme="minorEastAsia" w:hAnsiTheme="minorHAnsi"/>
          <w:noProof/>
          <w:sz w:val="22"/>
          <w:lang w:val="en-GB" w:eastAsia="en-GB"/>
        </w:rPr>
      </w:pPr>
      <w:del w:id="279" w:author="Mariana Gil" w:date="2022-04-15T19:50:00Z">
        <w:r w:rsidRPr="0053685E" w:rsidDel="00521323">
          <w:rPr>
            <w:rPrChange w:id="280" w:author="Ricardo Almeida" w:date="2022-06-16T19:19:00Z">
              <w:rPr>
                <w:rStyle w:val="Hyperlink"/>
                <w:noProof/>
                <w:lang w:val="en-GB"/>
              </w:rPr>
            </w:rPrChange>
          </w:rPr>
          <w:delText>Figure 14 - 'Year_Birth' descriptive statistics before imputation</w:delText>
        </w:r>
        <w:r w:rsidRPr="0053685E" w:rsidDel="00521323">
          <w:rPr>
            <w:noProof/>
            <w:webHidden/>
          </w:rPr>
          <w:tab/>
          <w:delText>14</w:delText>
        </w:r>
      </w:del>
    </w:p>
    <w:p w14:paraId="7936A4F6" w14:textId="65DEE8D5" w:rsidR="00763274" w:rsidRPr="0053685E" w:rsidDel="00521323" w:rsidRDefault="00763274">
      <w:pPr>
        <w:pStyle w:val="TableofFigures"/>
        <w:tabs>
          <w:tab w:val="right" w:leader="dot" w:pos="10762"/>
        </w:tabs>
        <w:rPr>
          <w:del w:id="281" w:author="Mariana Gil" w:date="2022-04-15T19:50:00Z"/>
          <w:rFonts w:asciiTheme="minorHAnsi" w:eastAsiaTheme="minorEastAsia" w:hAnsiTheme="minorHAnsi"/>
          <w:noProof/>
          <w:sz w:val="22"/>
          <w:lang w:val="en-GB" w:eastAsia="en-GB"/>
        </w:rPr>
      </w:pPr>
      <w:del w:id="282" w:author="Mariana Gil" w:date="2022-04-15T19:50:00Z">
        <w:r w:rsidRPr="0053685E" w:rsidDel="00521323">
          <w:rPr>
            <w:rPrChange w:id="283" w:author="Ricardo Almeida" w:date="2022-06-16T19:19:00Z">
              <w:rPr>
                <w:rStyle w:val="Hyperlink"/>
                <w:noProof/>
                <w:lang w:val="en-GB"/>
              </w:rPr>
            </w:rPrChange>
          </w:rPr>
          <w:delText>Figure 15 - 'Year_Birth' descriptive statistics after imputation</w:delText>
        </w:r>
        <w:r w:rsidRPr="0053685E" w:rsidDel="00521323">
          <w:rPr>
            <w:noProof/>
            <w:webHidden/>
          </w:rPr>
          <w:tab/>
          <w:delText>15</w:delText>
        </w:r>
      </w:del>
    </w:p>
    <w:p w14:paraId="40635E50" w14:textId="293F3337" w:rsidR="00763274" w:rsidRPr="0053685E" w:rsidDel="00521323" w:rsidRDefault="00763274">
      <w:pPr>
        <w:pStyle w:val="TableofFigures"/>
        <w:tabs>
          <w:tab w:val="right" w:leader="dot" w:pos="10762"/>
        </w:tabs>
        <w:rPr>
          <w:del w:id="284" w:author="Mariana Gil" w:date="2022-04-15T19:50:00Z"/>
          <w:rFonts w:asciiTheme="minorHAnsi" w:eastAsiaTheme="minorEastAsia" w:hAnsiTheme="minorHAnsi"/>
          <w:noProof/>
          <w:sz w:val="22"/>
          <w:lang w:val="en-GB" w:eastAsia="en-GB"/>
        </w:rPr>
      </w:pPr>
      <w:del w:id="285" w:author="Mariana Gil" w:date="2022-04-15T19:50:00Z">
        <w:r w:rsidRPr="0053685E" w:rsidDel="00521323">
          <w:rPr>
            <w:rPrChange w:id="286" w:author="Ricardo Almeida" w:date="2022-06-16T19:19:00Z">
              <w:rPr>
                <w:rStyle w:val="Hyperlink"/>
                <w:noProof/>
                <w:lang w:val="en-GB"/>
              </w:rPr>
            </w:rPrChange>
          </w:rPr>
          <w:delText>Figure 16 - 'Wifi' values before correction</w:delText>
        </w:r>
        <w:r w:rsidRPr="0053685E" w:rsidDel="00521323">
          <w:rPr>
            <w:noProof/>
            <w:webHidden/>
          </w:rPr>
          <w:tab/>
          <w:delText>15</w:delText>
        </w:r>
      </w:del>
    </w:p>
    <w:p w14:paraId="3F260119" w14:textId="52FE218C" w:rsidR="00763274" w:rsidRPr="0053685E" w:rsidDel="00521323" w:rsidRDefault="00763274">
      <w:pPr>
        <w:pStyle w:val="TableofFigures"/>
        <w:tabs>
          <w:tab w:val="right" w:leader="dot" w:pos="10762"/>
        </w:tabs>
        <w:rPr>
          <w:del w:id="287" w:author="Mariana Gil" w:date="2022-04-15T19:50:00Z"/>
          <w:rFonts w:asciiTheme="minorHAnsi" w:eastAsiaTheme="minorEastAsia" w:hAnsiTheme="minorHAnsi"/>
          <w:noProof/>
          <w:sz w:val="22"/>
          <w:lang w:val="en-GB" w:eastAsia="en-GB"/>
        </w:rPr>
      </w:pPr>
      <w:del w:id="288" w:author="Mariana Gil" w:date="2022-04-15T19:50:00Z">
        <w:r w:rsidRPr="0053685E" w:rsidDel="00521323">
          <w:rPr>
            <w:rPrChange w:id="289" w:author="Ricardo Almeida" w:date="2022-06-16T19:19:00Z">
              <w:rPr>
                <w:rStyle w:val="Hyperlink"/>
                <w:noProof/>
                <w:lang w:val="en-GB"/>
              </w:rPr>
            </w:rPrChange>
          </w:rPr>
          <w:delText>Figure 17 - 'Wifi' values after correction</w:delText>
        </w:r>
        <w:r w:rsidRPr="0053685E" w:rsidDel="00521323">
          <w:rPr>
            <w:noProof/>
            <w:webHidden/>
          </w:rPr>
          <w:tab/>
          <w:delText>15</w:delText>
        </w:r>
      </w:del>
    </w:p>
    <w:p w14:paraId="3004F459" w14:textId="5952FF30" w:rsidR="00763274" w:rsidRPr="0053685E" w:rsidDel="00521323" w:rsidRDefault="00763274">
      <w:pPr>
        <w:pStyle w:val="TableofFigures"/>
        <w:tabs>
          <w:tab w:val="right" w:leader="dot" w:pos="10762"/>
        </w:tabs>
        <w:rPr>
          <w:del w:id="290" w:author="Mariana Gil" w:date="2022-04-15T19:50:00Z"/>
          <w:rFonts w:asciiTheme="minorHAnsi" w:eastAsiaTheme="minorEastAsia" w:hAnsiTheme="minorHAnsi"/>
          <w:noProof/>
          <w:sz w:val="22"/>
          <w:lang w:val="en-GB" w:eastAsia="en-GB"/>
        </w:rPr>
      </w:pPr>
      <w:del w:id="291" w:author="Mariana Gil" w:date="2022-04-15T19:50:00Z">
        <w:r w:rsidRPr="0053685E" w:rsidDel="00521323">
          <w:rPr>
            <w:rPrChange w:id="292" w:author="Ricardo Almeida" w:date="2022-06-16T19:19:00Z">
              <w:rPr>
                <w:rStyle w:val="Hyperlink"/>
                <w:noProof/>
                <w:lang w:val="en-GB"/>
              </w:rPr>
            </w:rPrChange>
          </w:rPr>
          <w:delText>Figure 18 - Distribution of new variable 'Gender'</w:delText>
        </w:r>
        <w:r w:rsidRPr="0053685E" w:rsidDel="00521323">
          <w:rPr>
            <w:noProof/>
            <w:webHidden/>
          </w:rPr>
          <w:tab/>
          <w:delText>15</w:delText>
        </w:r>
      </w:del>
    </w:p>
    <w:p w14:paraId="491ED31F" w14:textId="081BC74B" w:rsidR="00763274" w:rsidRPr="0053685E" w:rsidDel="00521323" w:rsidRDefault="00763274">
      <w:pPr>
        <w:pStyle w:val="TableofFigures"/>
        <w:tabs>
          <w:tab w:val="right" w:leader="dot" w:pos="10762"/>
        </w:tabs>
        <w:rPr>
          <w:del w:id="293" w:author="Mariana Gil" w:date="2022-04-15T19:50:00Z"/>
          <w:rFonts w:asciiTheme="minorHAnsi" w:eastAsiaTheme="minorEastAsia" w:hAnsiTheme="minorHAnsi"/>
          <w:noProof/>
          <w:sz w:val="22"/>
          <w:lang w:val="en-GB" w:eastAsia="en-GB"/>
        </w:rPr>
      </w:pPr>
      <w:del w:id="294" w:author="Mariana Gil" w:date="2022-04-15T19:50:00Z">
        <w:r w:rsidRPr="0053685E" w:rsidDel="00521323">
          <w:rPr>
            <w:rPrChange w:id="295" w:author="Ricardo Almeida" w:date="2022-06-16T19:19:00Z">
              <w:rPr>
                <w:rStyle w:val="Hyperlink"/>
                <w:noProof/>
                <w:lang w:val="en-GB"/>
              </w:rPr>
            </w:rPrChange>
          </w:rPr>
          <w:delText>Figure 19 - Distribution of new variable 'Age'</w:delText>
        </w:r>
        <w:r w:rsidRPr="0053685E" w:rsidDel="00521323">
          <w:rPr>
            <w:noProof/>
            <w:webHidden/>
          </w:rPr>
          <w:tab/>
          <w:delText>15</w:delText>
        </w:r>
      </w:del>
    </w:p>
    <w:p w14:paraId="3E962F78" w14:textId="0B2B10FB" w:rsidR="00763274" w:rsidRPr="0053685E" w:rsidDel="00521323" w:rsidRDefault="00763274">
      <w:pPr>
        <w:pStyle w:val="TableofFigures"/>
        <w:tabs>
          <w:tab w:val="right" w:leader="dot" w:pos="10762"/>
        </w:tabs>
        <w:rPr>
          <w:del w:id="296" w:author="Mariana Gil" w:date="2022-04-15T19:50:00Z"/>
          <w:rFonts w:asciiTheme="minorHAnsi" w:eastAsiaTheme="minorEastAsia" w:hAnsiTheme="minorHAnsi"/>
          <w:noProof/>
          <w:sz w:val="22"/>
          <w:lang w:val="en-GB" w:eastAsia="en-GB"/>
        </w:rPr>
      </w:pPr>
      <w:del w:id="297" w:author="Mariana Gil" w:date="2022-04-15T19:50:00Z">
        <w:r w:rsidRPr="0053685E" w:rsidDel="00521323">
          <w:rPr>
            <w:rPrChange w:id="298" w:author="Ricardo Almeida" w:date="2022-06-16T19:19:00Z">
              <w:rPr>
                <w:rStyle w:val="Hyperlink"/>
                <w:noProof/>
                <w:lang w:val="en-GB"/>
              </w:rPr>
            </w:rPrChange>
          </w:rPr>
          <w:delText>Figure 20 - Distribution of new variable 'satisfaction_avg'</w:delText>
        </w:r>
        <w:r w:rsidRPr="0053685E" w:rsidDel="00521323">
          <w:rPr>
            <w:noProof/>
            <w:webHidden/>
          </w:rPr>
          <w:tab/>
          <w:delText>15</w:delText>
        </w:r>
      </w:del>
    </w:p>
    <w:p w14:paraId="22A7D4F4" w14:textId="3A9F59B7" w:rsidR="00763274" w:rsidRPr="0053685E" w:rsidDel="00521323" w:rsidRDefault="00763274">
      <w:pPr>
        <w:pStyle w:val="TableofFigures"/>
        <w:tabs>
          <w:tab w:val="right" w:leader="dot" w:pos="10762"/>
        </w:tabs>
        <w:rPr>
          <w:del w:id="299" w:author="Mariana Gil" w:date="2022-04-15T19:50:00Z"/>
          <w:rFonts w:asciiTheme="minorHAnsi" w:eastAsiaTheme="minorEastAsia" w:hAnsiTheme="minorHAnsi"/>
          <w:noProof/>
          <w:sz w:val="22"/>
          <w:lang w:val="en-GB" w:eastAsia="en-GB"/>
        </w:rPr>
      </w:pPr>
      <w:del w:id="300" w:author="Mariana Gil" w:date="2022-04-15T19:50:00Z">
        <w:r w:rsidRPr="0053685E" w:rsidDel="00521323">
          <w:rPr>
            <w:rPrChange w:id="301" w:author="Ricardo Almeida" w:date="2022-06-16T19:19:00Z">
              <w:rPr>
                <w:rStyle w:val="Hyperlink"/>
                <w:noProof/>
              </w:rPr>
            </w:rPrChange>
          </w:rPr>
          <w:delText>Figure 21 - Heatmap</w:delText>
        </w:r>
        <w:r w:rsidRPr="0053685E" w:rsidDel="00521323">
          <w:rPr>
            <w:noProof/>
            <w:webHidden/>
          </w:rPr>
          <w:tab/>
          <w:delText>16</w:delText>
        </w:r>
      </w:del>
    </w:p>
    <w:p w14:paraId="1BA15DA0" w14:textId="0862FB18" w:rsidR="00763274" w:rsidRPr="0053685E" w:rsidDel="00521323" w:rsidRDefault="00763274">
      <w:pPr>
        <w:pStyle w:val="TableofFigures"/>
        <w:tabs>
          <w:tab w:val="right" w:leader="dot" w:pos="10762"/>
        </w:tabs>
        <w:rPr>
          <w:del w:id="302" w:author="Mariana Gil" w:date="2022-04-15T19:50:00Z"/>
          <w:rFonts w:asciiTheme="minorHAnsi" w:eastAsiaTheme="minorEastAsia" w:hAnsiTheme="minorHAnsi"/>
          <w:noProof/>
          <w:sz w:val="22"/>
          <w:lang w:val="en-GB" w:eastAsia="en-GB"/>
        </w:rPr>
      </w:pPr>
      <w:del w:id="303" w:author="Mariana Gil" w:date="2022-04-15T19:50:00Z">
        <w:r w:rsidRPr="0053685E" w:rsidDel="00521323">
          <w:rPr>
            <w:rPrChange w:id="304" w:author="Ricardo Almeida" w:date="2022-06-16T19:19:00Z">
              <w:rPr>
                <w:rStyle w:val="Hyperlink"/>
                <w:noProof/>
              </w:rPr>
            </w:rPrChange>
          </w:rPr>
          <w:delText>Figure 22 - PCA Analysis</w:delText>
        </w:r>
        <w:r w:rsidRPr="0053685E" w:rsidDel="00521323">
          <w:rPr>
            <w:noProof/>
            <w:webHidden/>
          </w:rPr>
          <w:tab/>
          <w:delText>16</w:delText>
        </w:r>
      </w:del>
    </w:p>
    <w:p w14:paraId="5E8EEC36" w14:textId="18917375" w:rsidR="00763274" w:rsidRPr="0053685E" w:rsidRDefault="00763274" w:rsidP="00763274">
      <w:pPr>
        <w:rPr>
          <w:lang w:val="en-US"/>
        </w:rPr>
      </w:pPr>
      <w:r w:rsidRPr="0053685E">
        <w:rPr>
          <w:lang w:val="en-US"/>
        </w:rPr>
        <w:fldChar w:fldCharType="end"/>
      </w:r>
    </w:p>
    <w:p w14:paraId="6F0B65AC" w14:textId="77777777" w:rsidR="00763274" w:rsidRPr="0053685E" w:rsidRDefault="00763274" w:rsidP="00763274">
      <w:pPr>
        <w:rPr>
          <w:lang w:val="en-US"/>
        </w:rPr>
      </w:pPr>
    </w:p>
    <w:p w14:paraId="3F283B5C" w14:textId="00097948" w:rsidR="00763274" w:rsidRPr="0053685E" w:rsidRDefault="00763274">
      <w:pPr>
        <w:spacing w:after="160" w:line="259" w:lineRule="auto"/>
        <w:jc w:val="left"/>
        <w:rPr>
          <w:rFonts w:eastAsiaTheme="majorEastAsia" w:cstheme="majorBidi"/>
          <w:b/>
          <w:sz w:val="24"/>
          <w:szCs w:val="32"/>
          <w:lang w:val="en-US"/>
        </w:rPr>
      </w:pPr>
      <w:r w:rsidRPr="0053685E">
        <w:rPr>
          <w:lang w:val="en-US"/>
        </w:rPr>
        <w:br w:type="page"/>
      </w:r>
    </w:p>
    <w:p w14:paraId="323D5E7D" w14:textId="444749AA" w:rsidR="00346FD1" w:rsidRPr="0053685E" w:rsidRDefault="002D136F" w:rsidP="00A7349D">
      <w:pPr>
        <w:pStyle w:val="Heading1"/>
        <w:numPr>
          <w:ilvl w:val="0"/>
          <w:numId w:val="2"/>
        </w:numPr>
        <w:ind w:left="357" w:hanging="357"/>
        <w:rPr>
          <w:ins w:id="305" w:author="Ricardo Almeida" w:date="2022-06-02T19:38:00Z"/>
          <w:lang w:val="en-US"/>
        </w:rPr>
      </w:pPr>
      <w:bookmarkStart w:id="306" w:name="_Toc106290106"/>
      <w:r w:rsidRPr="0053685E">
        <w:rPr>
          <w:lang w:val="en-US"/>
        </w:rPr>
        <w:lastRenderedPageBreak/>
        <w:t>Introduction</w:t>
      </w:r>
      <w:ins w:id="307" w:author="Ricardo Almeida" w:date="2022-06-02T20:03:00Z">
        <w:r w:rsidR="00826FBA" w:rsidRPr="0053685E">
          <w:rPr>
            <w:lang w:val="en-US"/>
          </w:rPr>
          <w:t xml:space="preserve"> and Methodology</w:t>
        </w:r>
      </w:ins>
      <w:bookmarkEnd w:id="306"/>
    </w:p>
    <w:p w14:paraId="7D70DB97" w14:textId="77B0A573" w:rsidR="002301DC" w:rsidRPr="0053685E" w:rsidRDefault="002301DC" w:rsidP="002301DC">
      <w:pPr>
        <w:rPr>
          <w:ins w:id="308" w:author="Ricardo Almeida" w:date="2022-06-02T19:54:00Z"/>
          <w:lang w:val="en-US"/>
        </w:rPr>
      </w:pPr>
      <w:ins w:id="309" w:author="Ricardo Almeida" w:date="2022-06-02T19:38:00Z">
        <w:r w:rsidRPr="0053685E">
          <w:rPr>
            <w:lang w:val="en-US"/>
          </w:rPr>
          <w:t>BookMe is a well-established company operating in the hospitality secto</w:t>
        </w:r>
      </w:ins>
      <w:ins w:id="310" w:author="Ricardo Almeida" w:date="2022-06-02T19:40:00Z">
        <w:r w:rsidR="005429AE" w:rsidRPr="0053685E">
          <w:rPr>
            <w:lang w:val="en-US"/>
          </w:rPr>
          <w:t xml:space="preserve">r </w:t>
        </w:r>
      </w:ins>
      <w:ins w:id="311" w:author="Ricardo Almeida" w:date="2022-06-02T19:42:00Z">
        <w:r w:rsidR="00DA0FD6" w:rsidRPr="0053685E">
          <w:rPr>
            <w:lang w:val="en-US"/>
          </w:rPr>
          <w:t>by</w:t>
        </w:r>
        <w:r w:rsidR="0002678B" w:rsidRPr="0053685E">
          <w:rPr>
            <w:lang w:val="en-US"/>
          </w:rPr>
          <w:t xml:space="preserve"> delive</w:t>
        </w:r>
        <w:r w:rsidR="00DA0FD6" w:rsidRPr="0053685E">
          <w:rPr>
            <w:lang w:val="en-US"/>
          </w:rPr>
          <w:t>ring</w:t>
        </w:r>
        <w:r w:rsidR="0002678B" w:rsidRPr="0053685E">
          <w:rPr>
            <w:lang w:val="en-US"/>
          </w:rPr>
          <w:t xml:space="preserve"> </w:t>
        </w:r>
        <w:r w:rsidR="00DA0FD6" w:rsidRPr="0053685E">
          <w:rPr>
            <w:lang w:val="en-US"/>
          </w:rPr>
          <w:t>lodging services to those who travel the world, wheth</w:t>
        </w:r>
      </w:ins>
      <w:ins w:id="312" w:author="Ricardo Almeida" w:date="2022-06-02T19:43:00Z">
        <w:r w:rsidR="00DA0FD6" w:rsidRPr="0053685E">
          <w:rPr>
            <w:lang w:val="en-US"/>
          </w:rPr>
          <w:t xml:space="preserve">er </w:t>
        </w:r>
        <w:r w:rsidR="00951E5F" w:rsidRPr="0053685E">
          <w:rPr>
            <w:lang w:val="en-US"/>
          </w:rPr>
          <w:t xml:space="preserve">for leisure or business. It provides a global website to </w:t>
        </w:r>
        <w:r w:rsidR="000B2A17" w:rsidRPr="0053685E">
          <w:rPr>
            <w:lang w:val="en-US"/>
          </w:rPr>
          <w:t>book accommodation, wi</w:t>
        </w:r>
      </w:ins>
      <w:ins w:id="313" w:author="Ricardo Almeida" w:date="2022-06-02T19:44:00Z">
        <w:r w:rsidR="000B2A17" w:rsidRPr="0053685E">
          <w:rPr>
            <w:lang w:val="en-US"/>
          </w:rPr>
          <w:t xml:space="preserve">th more than 100.000 consumers </w:t>
        </w:r>
        <w:r w:rsidR="00DA00A5" w:rsidRPr="0053685E">
          <w:rPr>
            <w:lang w:val="en-US"/>
          </w:rPr>
          <w:t>accesses per year, and around 30.000 registere</w:t>
        </w:r>
      </w:ins>
      <w:ins w:id="314" w:author="Ricardo Almeida" w:date="2022-06-02T19:45:00Z">
        <w:r w:rsidR="00DA00A5" w:rsidRPr="0053685E">
          <w:rPr>
            <w:lang w:val="en-US"/>
          </w:rPr>
          <w:t>d customers.</w:t>
        </w:r>
        <w:r w:rsidR="00B860A9" w:rsidRPr="0053685E">
          <w:rPr>
            <w:lang w:val="en-US"/>
          </w:rPr>
          <w:t xml:space="preserve"> The website</w:t>
        </w:r>
      </w:ins>
      <w:ins w:id="315" w:author="Ricardo Almeida" w:date="2022-06-02T19:46:00Z">
        <w:r w:rsidR="00902426" w:rsidRPr="0053685E">
          <w:rPr>
            <w:lang w:val="en-US"/>
          </w:rPr>
          <w:t xml:space="preserve"> offers multiple </w:t>
        </w:r>
      </w:ins>
      <w:ins w:id="316" w:author="Ricardo Almeida" w:date="2022-06-02T19:47:00Z">
        <w:r w:rsidR="00FC33FD" w:rsidRPr="0053685E">
          <w:rPr>
            <w:lang w:val="en-US"/>
          </w:rPr>
          <w:t xml:space="preserve">services </w:t>
        </w:r>
        <w:r w:rsidR="00D465A9" w:rsidRPr="0053685E">
          <w:rPr>
            <w:lang w:val="en-US"/>
          </w:rPr>
          <w:t>though it</w:t>
        </w:r>
      </w:ins>
      <w:ins w:id="317" w:author="Ricardo Almeida" w:date="2022-06-02T19:45:00Z">
        <w:r w:rsidR="00B860A9" w:rsidRPr="0053685E">
          <w:rPr>
            <w:lang w:val="en-US"/>
          </w:rPr>
          <w:t xml:space="preserve"> </w:t>
        </w:r>
      </w:ins>
      <w:ins w:id="318" w:author="Ricardo Almeida" w:date="2022-06-02T19:46:00Z">
        <w:r w:rsidR="00B860A9" w:rsidRPr="0053685E">
          <w:rPr>
            <w:lang w:val="en-US"/>
          </w:rPr>
          <w:t>is focused on providing rooms with the best conditions possible</w:t>
        </w:r>
        <w:r w:rsidR="00902426" w:rsidRPr="0053685E">
          <w:rPr>
            <w:lang w:val="en-US"/>
          </w:rPr>
          <w:t xml:space="preserve">. </w:t>
        </w:r>
      </w:ins>
      <w:ins w:id="319" w:author="Ricardo Almeida" w:date="2022-06-02T19:48:00Z">
        <w:r w:rsidR="00F73344" w:rsidRPr="0053685E">
          <w:rPr>
            <w:lang w:val="en-US"/>
          </w:rPr>
          <w:t>BookMe implemented a survey</w:t>
        </w:r>
      </w:ins>
      <w:ins w:id="320" w:author="Ricardo Almeida" w:date="2022-06-02T19:49:00Z">
        <w:r w:rsidR="007649E2" w:rsidRPr="0053685E">
          <w:rPr>
            <w:lang w:val="en-US"/>
          </w:rPr>
          <w:t xml:space="preserve"> to</w:t>
        </w:r>
      </w:ins>
      <w:ins w:id="321" w:author="Ricardo Almeida" w:date="2022-06-02T19:50:00Z">
        <w:r w:rsidR="0019008D" w:rsidRPr="0053685E">
          <w:rPr>
            <w:lang w:val="en-US"/>
          </w:rPr>
          <w:t xml:space="preserve"> </w:t>
        </w:r>
        <w:r w:rsidR="004834F6" w:rsidRPr="0053685E">
          <w:rPr>
            <w:lang w:val="en-US"/>
          </w:rPr>
          <w:t>obtain</w:t>
        </w:r>
      </w:ins>
      <w:ins w:id="322" w:author="Ricardo Almeida" w:date="2022-06-02T19:51:00Z">
        <w:r w:rsidR="00B54F64" w:rsidRPr="0053685E">
          <w:rPr>
            <w:lang w:val="en-US"/>
          </w:rPr>
          <w:t xml:space="preserve"> their</w:t>
        </w:r>
      </w:ins>
      <w:ins w:id="323" w:author="Ricardo Almeida" w:date="2022-06-02T19:50:00Z">
        <w:r w:rsidR="004834F6" w:rsidRPr="0053685E">
          <w:rPr>
            <w:lang w:val="en-US"/>
          </w:rPr>
          <w:t xml:space="preserve"> customer</w:t>
        </w:r>
      </w:ins>
      <w:ins w:id="324" w:author="Ricardo Almeida" w:date="2022-06-02T19:51:00Z">
        <w:r w:rsidR="00B54F64" w:rsidRPr="0053685E">
          <w:rPr>
            <w:lang w:val="en-US"/>
          </w:rPr>
          <w:t>’s insights</w:t>
        </w:r>
      </w:ins>
      <w:ins w:id="325" w:author="Ricardo Almeida" w:date="2022-06-02T19:50:00Z">
        <w:r w:rsidR="004834F6" w:rsidRPr="0053685E">
          <w:rPr>
            <w:lang w:val="en-US"/>
          </w:rPr>
          <w:t xml:space="preserve"> </w:t>
        </w:r>
      </w:ins>
      <w:ins w:id="326" w:author="Ricardo Almeida" w:date="2022-06-02T19:51:00Z">
        <w:r w:rsidR="00B54F64" w:rsidRPr="0053685E">
          <w:rPr>
            <w:lang w:val="en-US"/>
          </w:rPr>
          <w:t>on the quality of the service</w:t>
        </w:r>
      </w:ins>
      <w:ins w:id="327" w:author="Ricardo Almeida" w:date="2022-06-02T19:49:00Z">
        <w:r w:rsidR="00F73344" w:rsidRPr="0053685E">
          <w:rPr>
            <w:lang w:val="en-US"/>
          </w:rPr>
          <w:t xml:space="preserve"> at the end of each stay</w:t>
        </w:r>
      </w:ins>
      <w:ins w:id="328" w:author="Ricardo Almeida" w:date="2022-06-02T19:51:00Z">
        <w:r w:rsidR="00B54F64" w:rsidRPr="0053685E">
          <w:rPr>
            <w:lang w:val="en-US"/>
          </w:rPr>
          <w:t>.</w:t>
        </w:r>
      </w:ins>
      <w:ins w:id="329" w:author="Ricardo Almeida" w:date="2022-06-02T19:53:00Z">
        <w:r w:rsidR="009E27CF" w:rsidRPr="0053685E">
          <w:rPr>
            <w:lang w:val="en-US"/>
          </w:rPr>
          <w:t xml:space="preserve"> They are asked to evaluate</w:t>
        </w:r>
      </w:ins>
      <w:ins w:id="330" w:author="Ricardo Almeida" w:date="2022-06-02T19:54:00Z">
        <w:r w:rsidR="00AD14CA" w:rsidRPr="0053685E">
          <w:rPr>
            <w:lang w:val="en-US"/>
          </w:rPr>
          <w:t xml:space="preserve"> their satisfaction regarding </w:t>
        </w:r>
      </w:ins>
      <w:ins w:id="331" w:author="Ricardo Almeida" w:date="2022-06-02T19:53:00Z">
        <w:r w:rsidR="009E27CF" w:rsidRPr="0053685E">
          <w:rPr>
            <w:lang w:val="en-US"/>
          </w:rPr>
          <w:t xml:space="preserve">a variety of factors </w:t>
        </w:r>
      </w:ins>
      <w:ins w:id="332" w:author="Ricardo Almeida" w:date="2022-06-02T19:54:00Z">
        <w:r w:rsidR="00AD14CA" w:rsidRPr="0053685E">
          <w:rPr>
            <w:lang w:val="en-US"/>
          </w:rPr>
          <w:t xml:space="preserve">related to the service </w:t>
        </w:r>
      </w:ins>
      <w:ins w:id="333" w:author="Ricardo Almeida" w:date="2022-06-02T19:53:00Z">
        <w:r w:rsidR="00AD14CA" w:rsidRPr="0053685E">
          <w:rPr>
            <w:lang w:val="en-US"/>
          </w:rPr>
          <w:t>on a scale of 0 to 5</w:t>
        </w:r>
      </w:ins>
      <w:ins w:id="334" w:author="Ricardo Almeida" w:date="2022-06-02T19:54:00Z">
        <w:r w:rsidR="00AD14CA" w:rsidRPr="0053685E">
          <w:rPr>
            <w:lang w:val="en-US"/>
          </w:rPr>
          <w:t>.</w:t>
        </w:r>
      </w:ins>
    </w:p>
    <w:p w14:paraId="4E5845C8" w14:textId="7901434F" w:rsidR="00AD14CA" w:rsidRPr="0053685E" w:rsidDel="00C8372B" w:rsidRDefault="00AD14CA" w:rsidP="009B6839">
      <w:pPr>
        <w:rPr>
          <w:del w:id="335" w:author="Ricardo Almeida" w:date="2022-06-02T19:54:00Z"/>
          <w:lang w:val="en-US"/>
        </w:rPr>
      </w:pPr>
      <w:ins w:id="336" w:author="Ricardo Almeida" w:date="2022-06-02T19:54:00Z">
        <w:r w:rsidRPr="0053685E">
          <w:rPr>
            <w:lang w:val="en-US"/>
          </w:rPr>
          <w:t xml:space="preserve">Even though </w:t>
        </w:r>
      </w:ins>
      <w:ins w:id="337" w:author="Ricardo Almeida" w:date="2022-06-02T19:55:00Z">
        <w:r w:rsidRPr="0053685E">
          <w:rPr>
            <w:lang w:val="en-US"/>
          </w:rPr>
          <w:t xml:space="preserve">the company has had stable revenues and a healthy bottom line in the past 3 years, </w:t>
        </w:r>
        <w:r w:rsidRPr="0053685E">
          <w:rPr>
            <w:b/>
            <w:bCs/>
            <w:lang w:val="en-US"/>
            <w:rPrChange w:id="338" w:author="Ricardo Almeida" w:date="2022-06-16T19:19:00Z">
              <w:rPr>
                <w:lang w:val="en-US"/>
              </w:rPr>
            </w:rPrChange>
          </w:rPr>
          <w:t>pro</w:t>
        </w:r>
        <w:r w:rsidR="00DF31AD" w:rsidRPr="0053685E">
          <w:rPr>
            <w:b/>
            <w:bCs/>
            <w:lang w:val="en-US"/>
            <w:rPrChange w:id="339" w:author="Ricardo Almeida" w:date="2022-06-16T19:19:00Z">
              <w:rPr>
                <w:lang w:val="en-US"/>
              </w:rPr>
            </w:rPrChange>
          </w:rPr>
          <w:t xml:space="preserve">fit growth perspectives for the next three years are </w:t>
        </w:r>
      </w:ins>
      <w:ins w:id="340" w:author="Ricardo Almeida" w:date="2022-06-02T19:57:00Z">
        <w:r w:rsidR="004857B2" w:rsidRPr="0053685E">
          <w:rPr>
            <w:b/>
            <w:bCs/>
            <w:lang w:val="en-US"/>
            <w:rPrChange w:id="341" w:author="Ricardo Almeida" w:date="2022-06-16T19:19:00Z">
              <w:rPr>
                <w:lang w:val="en-US"/>
              </w:rPr>
            </w:rPrChange>
          </w:rPr>
          <w:t>feeble</w:t>
        </w:r>
        <w:r w:rsidR="004857B2" w:rsidRPr="0053685E">
          <w:rPr>
            <w:lang w:val="en-US"/>
          </w:rPr>
          <w:t>.</w:t>
        </w:r>
      </w:ins>
      <w:ins w:id="342" w:author="Ricardo Almeida" w:date="2022-06-02T19:58:00Z">
        <w:r w:rsidR="00035F0E" w:rsidRPr="0053685E">
          <w:rPr>
            <w:lang w:val="en-US"/>
          </w:rPr>
          <w:t xml:space="preserve"> Besides investing in a </w:t>
        </w:r>
      </w:ins>
      <w:ins w:id="343" w:author="Ricardo Almeida" w:date="2022-06-02T19:59:00Z">
        <w:r w:rsidR="00035F0E" w:rsidRPr="0053685E">
          <w:rPr>
            <w:lang w:val="en-US"/>
          </w:rPr>
          <w:t xml:space="preserve">Marketing efficiency program to </w:t>
        </w:r>
        <w:r w:rsidR="00F1498F" w:rsidRPr="0053685E">
          <w:rPr>
            <w:lang w:val="en-US"/>
          </w:rPr>
          <w:t>improve marketing activities, focused on boosting campaign efficiency</w:t>
        </w:r>
      </w:ins>
      <w:ins w:id="344" w:author="Ricardo Almeida" w:date="2022-06-02T20:00:00Z">
        <w:r w:rsidR="00982BAF" w:rsidRPr="0053685E">
          <w:rPr>
            <w:lang w:val="en-US"/>
          </w:rPr>
          <w:t>, BookMe also hired a team of data scientists to analyze customer behavior and satisfaction,</w:t>
        </w:r>
        <w:r w:rsidR="00B3059E" w:rsidRPr="0053685E">
          <w:rPr>
            <w:lang w:val="en-US"/>
          </w:rPr>
          <w:t xml:space="preserve"> </w:t>
        </w:r>
      </w:ins>
      <w:ins w:id="345" w:author="Ricardo Almeida" w:date="2022-06-02T20:02:00Z">
        <w:r w:rsidR="000D5B4C" w:rsidRPr="0053685E">
          <w:rPr>
            <w:lang w:val="en-US"/>
          </w:rPr>
          <w:t>and predict which customers have high probability of churn depending on behavior</w:t>
        </w:r>
      </w:ins>
      <w:ins w:id="346" w:author="Ricardo Almeida" w:date="2022-06-16T16:42:00Z">
        <w:r w:rsidR="006841C4" w:rsidRPr="0053685E">
          <w:rPr>
            <w:lang w:val="en-US"/>
          </w:rPr>
          <w:t xml:space="preserve"> and/or </w:t>
        </w:r>
      </w:ins>
      <w:ins w:id="347" w:author="Ricardo Almeida" w:date="2022-06-02T20:02:00Z">
        <w:r w:rsidR="000D5B4C" w:rsidRPr="0053685E">
          <w:rPr>
            <w:lang w:val="en-US"/>
          </w:rPr>
          <w:t>satisfaction.</w:t>
        </w:r>
      </w:ins>
    </w:p>
    <w:p w14:paraId="4433042B" w14:textId="77777777" w:rsidR="00C8372B" w:rsidRPr="0053685E" w:rsidRDefault="00C8372B" w:rsidP="009B6839">
      <w:pPr>
        <w:rPr>
          <w:ins w:id="348" w:author="Ricardo Almeida" w:date="2022-06-16T17:07:00Z"/>
          <w:lang w:val="en-US"/>
        </w:rPr>
      </w:pPr>
    </w:p>
    <w:p w14:paraId="644A4192" w14:textId="77777777" w:rsidR="00104058" w:rsidRPr="0053685E" w:rsidRDefault="00074DEE" w:rsidP="009B6839">
      <w:pPr>
        <w:rPr>
          <w:ins w:id="349" w:author="Ricardo Almeida" w:date="2022-06-16T18:26:00Z"/>
          <w:lang w:val="en-US"/>
        </w:rPr>
      </w:pPr>
      <w:ins w:id="350" w:author="Ricardo Almeida" w:date="2022-06-16T18:15:00Z">
        <w:r w:rsidRPr="0053685E">
          <w:rPr>
            <w:lang w:val="en-US"/>
          </w:rPr>
          <w:t>In order t</w:t>
        </w:r>
      </w:ins>
      <w:ins w:id="351" w:author="Ricardo Almeida" w:date="2022-06-16T17:18:00Z">
        <w:r w:rsidR="0028328B" w:rsidRPr="0053685E">
          <w:rPr>
            <w:lang w:val="en-US"/>
          </w:rPr>
          <w:t>o</w:t>
        </w:r>
      </w:ins>
      <w:ins w:id="352" w:author="Ricardo Almeida" w:date="2022-06-16T17:17:00Z">
        <w:r w:rsidR="0028328B" w:rsidRPr="0053685E">
          <w:rPr>
            <w:lang w:val="en-US"/>
          </w:rPr>
          <w:t xml:space="preserve"> proceed, the data scie</w:t>
        </w:r>
      </w:ins>
      <w:ins w:id="353" w:author="Ricardo Almeida" w:date="2022-06-16T17:18:00Z">
        <w:r w:rsidR="0028328B" w:rsidRPr="0053685E">
          <w:rPr>
            <w:lang w:val="en-US"/>
          </w:rPr>
          <w:t>n</w:t>
        </w:r>
      </w:ins>
      <w:ins w:id="354" w:author="Ricardo Almeida" w:date="2022-06-16T18:06:00Z">
        <w:r w:rsidR="0018344A" w:rsidRPr="0053685E">
          <w:rPr>
            <w:lang w:val="en-US"/>
          </w:rPr>
          <w:t>ce</w:t>
        </w:r>
      </w:ins>
      <w:ins w:id="355" w:author="Ricardo Almeida" w:date="2022-06-16T17:18:00Z">
        <w:r w:rsidR="0028328B" w:rsidRPr="0053685E">
          <w:rPr>
            <w:lang w:val="en-US"/>
          </w:rPr>
          <w:t xml:space="preserve"> team chose </w:t>
        </w:r>
      </w:ins>
      <w:ins w:id="356" w:author="Ricardo Almeida" w:date="2022-06-16T17:19:00Z">
        <w:r w:rsidR="004E7F15" w:rsidRPr="0053685E">
          <w:rPr>
            <w:lang w:val="en-US"/>
          </w:rPr>
          <w:t>the</w:t>
        </w:r>
      </w:ins>
      <w:ins w:id="357" w:author="Ricardo Almeida" w:date="2022-06-16T17:18:00Z">
        <w:r w:rsidR="0028328B" w:rsidRPr="0053685E">
          <w:rPr>
            <w:lang w:val="en-US"/>
          </w:rPr>
          <w:t xml:space="preserve"> </w:t>
        </w:r>
        <w:r w:rsidR="0028328B" w:rsidRPr="0053685E">
          <w:rPr>
            <w:b/>
            <w:bCs/>
            <w:lang w:val="en-US"/>
            <w:rPrChange w:id="358" w:author="Ricardo Almeida" w:date="2022-06-16T19:19:00Z">
              <w:rPr>
                <w:lang w:val="en-US"/>
              </w:rPr>
            </w:rPrChange>
          </w:rPr>
          <w:t>Cross Industry Standard Process for Data Mining</w:t>
        </w:r>
        <w:r w:rsidR="0028328B" w:rsidRPr="0053685E">
          <w:rPr>
            <w:lang w:val="en-US"/>
          </w:rPr>
          <w:t xml:space="preserve"> (CRISP-DM) as a </w:t>
        </w:r>
      </w:ins>
      <w:ins w:id="359" w:author="Ricardo Almeida" w:date="2022-06-16T17:19:00Z">
        <w:r w:rsidR="0028328B" w:rsidRPr="0053685E">
          <w:rPr>
            <w:lang w:val="en-US"/>
          </w:rPr>
          <w:t xml:space="preserve">methodological </w:t>
        </w:r>
        <w:r w:rsidR="004E7F15" w:rsidRPr="0053685E">
          <w:rPr>
            <w:lang w:val="en-US"/>
          </w:rPr>
          <w:t xml:space="preserve">approach. It is comprised of six </w:t>
        </w:r>
      </w:ins>
      <w:ins w:id="360" w:author="Ricardo Almeida" w:date="2022-06-16T17:21:00Z">
        <w:r w:rsidR="004779F3" w:rsidRPr="0053685E">
          <w:rPr>
            <w:lang w:val="en-US"/>
          </w:rPr>
          <w:t>key steps:</w:t>
        </w:r>
      </w:ins>
      <w:ins w:id="361" w:author="Ricardo Almeida" w:date="2022-06-16T17:19:00Z">
        <w:r w:rsidR="004E7F15" w:rsidRPr="0053685E">
          <w:rPr>
            <w:lang w:val="en-US"/>
          </w:rPr>
          <w:t xml:space="preserve"> </w:t>
        </w:r>
      </w:ins>
      <w:ins w:id="362" w:author="Ricardo Almeida" w:date="2022-06-16T17:21:00Z">
        <w:r w:rsidR="004779F3" w:rsidRPr="0053685E">
          <w:rPr>
            <w:b/>
            <w:bCs/>
            <w:lang w:val="en-US"/>
            <w:rPrChange w:id="363" w:author="Ricardo Almeida" w:date="2022-06-16T19:19:00Z">
              <w:rPr>
                <w:lang w:val="en-US"/>
              </w:rPr>
            </w:rPrChange>
          </w:rPr>
          <w:t>understand the business need</w:t>
        </w:r>
        <w:r w:rsidR="004779F3" w:rsidRPr="0053685E">
          <w:rPr>
            <w:lang w:val="en-US"/>
          </w:rPr>
          <w:t xml:space="preserve">, including </w:t>
        </w:r>
      </w:ins>
      <w:ins w:id="364" w:author="Ricardo Almeida" w:date="2022-06-16T17:22:00Z">
        <w:r w:rsidR="00E014D1" w:rsidRPr="0053685E">
          <w:rPr>
            <w:lang w:val="en-US"/>
          </w:rPr>
          <w:t xml:space="preserve">its objectives; </w:t>
        </w:r>
        <w:r w:rsidR="00F90204" w:rsidRPr="0053685E">
          <w:rPr>
            <w:b/>
            <w:bCs/>
            <w:lang w:val="en-US"/>
            <w:rPrChange w:id="365" w:author="Ricardo Almeida" w:date="2022-06-16T19:19:00Z">
              <w:rPr>
                <w:lang w:val="en-US"/>
              </w:rPr>
            </w:rPrChange>
          </w:rPr>
          <w:t>understand the data</w:t>
        </w:r>
        <w:r w:rsidR="00F90204" w:rsidRPr="0053685E">
          <w:rPr>
            <w:lang w:val="en-US"/>
          </w:rPr>
          <w:t xml:space="preserve">, </w:t>
        </w:r>
      </w:ins>
      <w:ins w:id="366" w:author="Ricardo Almeida" w:date="2022-06-16T18:06:00Z">
        <w:r w:rsidR="0018344A" w:rsidRPr="0053685E">
          <w:rPr>
            <w:lang w:val="en-US"/>
          </w:rPr>
          <w:t xml:space="preserve">how it </w:t>
        </w:r>
      </w:ins>
      <w:ins w:id="367" w:author="Ricardo Almeida" w:date="2022-06-16T17:22:00Z">
        <w:r w:rsidR="00F90204" w:rsidRPr="0053685E">
          <w:rPr>
            <w:lang w:val="en-US"/>
          </w:rPr>
          <w:t>is</w:t>
        </w:r>
      </w:ins>
      <w:ins w:id="368" w:author="Ricardo Almeida" w:date="2022-06-16T18:16:00Z">
        <w:r w:rsidR="00E35776" w:rsidRPr="0053685E">
          <w:rPr>
            <w:lang w:val="en-US"/>
          </w:rPr>
          <w:t xml:space="preserve"> extract</w:t>
        </w:r>
      </w:ins>
      <w:ins w:id="369" w:author="Ricardo Almeida" w:date="2022-06-16T18:17:00Z">
        <w:r w:rsidR="00E35776" w:rsidRPr="0053685E">
          <w:rPr>
            <w:lang w:val="en-US"/>
          </w:rPr>
          <w:t>ed</w:t>
        </w:r>
      </w:ins>
      <w:ins w:id="370" w:author="Ricardo Almeida" w:date="2022-06-16T17:22:00Z">
        <w:r w:rsidR="00F90204" w:rsidRPr="0053685E">
          <w:rPr>
            <w:lang w:val="en-US"/>
          </w:rPr>
          <w:t xml:space="preserve"> </w:t>
        </w:r>
      </w:ins>
      <w:ins w:id="371" w:author="Ricardo Almeida" w:date="2022-06-16T17:23:00Z">
        <w:r w:rsidR="008462A0" w:rsidRPr="0053685E">
          <w:rPr>
            <w:lang w:val="en-US"/>
          </w:rPr>
          <w:t xml:space="preserve">loaded, </w:t>
        </w:r>
      </w:ins>
      <w:ins w:id="372" w:author="Ricardo Almeida" w:date="2022-06-16T17:22:00Z">
        <w:r w:rsidR="00F90204" w:rsidRPr="0053685E">
          <w:rPr>
            <w:lang w:val="en-US"/>
          </w:rPr>
          <w:t>described, explored</w:t>
        </w:r>
      </w:ins>
      <w:ins w:id="373" w:author="Ricardo Almeida" w:date="2022-06-16T17:23:00Z">
        <w:r w:rsidR="008462A0" w:rsidRPr="0053685E">
          <w:rPr>
            <w:lang w:val="en-US"/>
          </w:rPr>
          <w:t xml:space="preserve"> and its </w:t>
        </w:r>
      </w:ins>
      <w:ins w:id="374" w:author="Ricardo Almeida" w:date="2022-06-16T18:07:00Z">
        <w:r w:rsidR="0018344A" w:rsidRPr="0053685E">
          <w:rPr>
            <w:lang w:val="en-US"/>
          </w:rPr>
          <w:t xml:space="preserve">overall </w:t>
        </w:r>
      </w:ins>
      <w:ins w:id="375" w:author="Ricardo Almeida" w:date="2022-06-16T17:23:00Z">
        <w:r w:rsidR="008462A0" w:rsidRPr="0053685E">
          <w:rPr>
            <w:lang w:val="en-US"/>
          </w:rPr>
          <w:t>quality</w:t>
        </w:r>
      </w:ins>
      <w:ins w:id="376" w:author="Ricardo Almeida" w:date="2022-06-16T18:00:00Z">
        <w:r w:rsidR="00B50333" w:rsidRPr="0053685E">
          <w:rPr>
            <w:lang w:val="en-US"/>
          </w:rPr>
          <w:t>;</w:t>
        </w:r>
      </w:ins>
      <w:ins w:id="377" w:author="Ricardo Almeida" w:date="2022-06-16T18:01:00Z">
        <w:r w:rsidR="00B50333" w:rsidRPr="0053685E">
          <w:rPr>
            <w:lang w:val="en-US"/>
          </w:rPr>
          <w:t xml:space="preserve"> </w:t>
        </w:r>
        <w:r w:rsidR="00762239" w:rsidRPr="0053685E">
          <w:rPr>
            <w:b/>
            <w:bCs/>
            <w:lang w:val="en-US"/>
            <w:rPrChange w:id="378" w:author="Ricardo Almeida" w:date="2022-06-16T19:19:00Z">
              <w:rPr>
                <w:lang w:val="en-US"/>
              </w:rPr>
            </w:rPrChange>
          </w:rPr>
          <w:t>prepare the data</w:t>
        </w:r>
        <w:r w:rsidR="00840664" w:rsidRPr="0053685E">
          <w:rPr>
            <w:lang w:val="en-US"/>
          </w:rPr>
          <w:t>, including selecting and cleaning</w:t>
        </w:r>
      </w:ins>
      <w:ins w:id="379" w:author="Ricardo Almeida" w:date="2022-06-16T18:02:00Z">
        <w:r w:rsidR="00B31AEE" w:rsidRPr="0053685E">
          <w:rPr>
            <w:lang w:val="en-US"/>
          </w:rPr>
          <w:t>, and formatting</w:t>
        </w:r>
        <w:r w:rsidR="000B1765" w:rsidRPr="0053685E">
          <w:rPr>
            <w:lang w:val="en-US"/>
          </w:rPr>
          <w:t xml:space="preserve">; </w:t>
        </w:r>
        <w:r w:rsidR="000B1765" w:rsidRPr="0053685E">
          <w:rPr>
            <w:b/>
            <w:bCs/>
            <w:lang w:val="en-US"/>
            <w:rPrChange w:id="380" w:author="Ricardo Almeida" w:date="2022-06-16T19:19:00Z">
              <w:rPr>
                <w:lang w:val="en-US"/>
              </w:rPr>
            </w:rPrChange>
          </w:rPr>
          <w:t>model the data</w:t>
        </w:r>
      </w:ins>
      <w:ins w:id="381" w:author="Ricardo Almeida" w:date="2022-06-16T18:07:00Z">
        <w:r w:rsidR="0018344A" w:rsidRPr="0053685E">
          <w:rPr>
            <w:lang w:val="en-US"/>
            <w:rPrChange w:id="382" w:author="Ricardo Almeida" w:date="2022-06-16T19:19:00Z">
              <w:rPr>
                <w:b/>
                <w:bCs/>
                <w:lang w:val="en-US"/>
              </w:rPr>
            </w:rPrChange>
          </w:rPr>
          <w:t>,</w:t>
        </w:r>
      </w:ins>
      <w:ins w:id="383" w:author="Ricardo Almeida" w:date="2022-06-16T18:03:00Z">
        <w:r w:rsidR="000B1765" w:rsidRPr="0053685E">
          <w:rPr>
            <w:lang w:val="en-US"/>
          </w:rPr>
          <w:t xml:space="preserve"> by selecting modelling technique</w:t>
        </w:r>
      </w:ins>
      <w:ins w:id="384" w:author="Ricardo Almeida" w:date="2022-06-16T18:04:00Z">
        <w:r w:rsidR="00BC5D75" w:rsidRPr="0053685E">
          <w:rPr>
            <w:lang w:val="en-US"/>
          </w:rPr>
          <w:t>s</w:t>
        </w:r>
      </w:ins>
      <w:ins w:id="385" w:author="Ricardo Almeida" w:date="2022-06-16T18:03:00Z">
        <w:r w:rsidR="000B1765" w:rsidRPr="0053685E">
          <w:rPr>
            <w:lang w:val="en-US"/>
          </w:rPr>
          <w:t xml:space="preserve">, </w:t>
        </w:r>
      </w:ins>
      <w:ins w:id="386" w:author="Ricardo Almeida" w:date="2022-06-16T18:07:00Z">
        <w:r w:rsidR="00932E0E" w:rsidRPr="0053685E">
          <w:rPr>
            <w:lang w:val="en-US"/>
          </w:rPr>
          <w:t>creating</w:t>
        </w:r>
      </w:ins>
      <w:ins w:id="387" w:author="Ricardo Almeida" w:date="2022-06-16T18:04:00Z">
        <w:r w:rsidR="00BC5D75" w:rsidRPr="0053685E">
          <w:rPr>
            <w:lang w:val="en-US"/>
          </w:rPr>
          <w:t xml:space="preserve"> a test design, building the models and assessing them</w:t>
        </w:r>
        <w:r w:rsidR="00AF4619" w:rsidRPr="0053685E">
          <w:rPr>
            <w:lang w:val="en-US"/>
          </w:rPr>
          <w:t xml:space="preserve">; </w:t>
        </w:r>
        <w:r w:rsidR="00AF4619" w:rsidRPr="0053685E">
          <w:rPr>
            <w:b/>
            <w:bCs/>
            <w:lang w:val="en-US"/>
            <w:rPrChange w:id="388" w:author="Ricardo Almeida" w:date="2022-06-16T19:19:00Z">
              <w:rPr>
                <w:lang w:val="en-US"/>
              </w:rPr>
            </w:rPrChange>
          </w:rPr>
          <w:t>ev</w:t>
        </w:r>
      </w:ins>
      <w:ins w:id="389" w:author="Ricardo Almeida" w:date="2022-06-16T18:05:00Z">
        <w:r w:rsidR="00AF4619" w:rsidRPr="0053685E">
          <w:rPr>
            <w:b/>
            <w:bCs/>
            <w:lang w:val="en-US"/>
            <w:rPrChange w:id="390" w:author="Ricardo Almeida" w:date="2022-06-16T19:19:00Z">
              <w:rPr>
                <w:lang w:val="en-US"/>
              </w:rPr>
            </w:rPrChange>
          </w:rPr>
          <w:t>aluate the results</w:t>
        </w:r>
        <w:r w:rsidR="00AF4619" w:rsidRPr="0053685E">
          <w:rPr>
            <w:lang w:val="en-US"/>
          </w:rPr>
          <w:t>, review the process and determine next steps</w:t>
        </w:r>
        <w:r w:rsidR="0018344A" w:rsidRPr="0053685E">
          <w:rPr>
            <w:lang w:val="en-US"/>
          </w:rPr>
          <w:t>; and, finally</w:t>
        </w:r>
      </w:ins>
      <w:ins w:id="391" w:author="Ricardo Almeida" w:date="2022-06-16T18:06:00Z">
        <w:r w:rsidR="0018344A" w:rsidRPr="0053685E">
          <w:rPr>
            <w:lang w:val="en-US"/>
          </w:rPr>
          <w:t>,</w:t>
        </w:r>
      </w:ins>
      <w:ins w:id="392" w:author="Ricardo Almeida" w:date="2022-06-16T18:05:00Z">
        <w:r w:rsidR="0018344A" w:rsidRPr="0053685E">
          <w:rPr>
            <w:lang w:val="en-US"/>
          </w:rPr>
          <w:t xml:space="preserve"> </w:t>
        </w:r>
        <w:r w:rsidR="0018344A" w:rsidRPr="0053685E">
          <w:rPr>
            <w:b/>
            <w:bCs/>
            <w:lang w:val="en-US"/>
            <w:rPrChange w:id="393" w:author="Ricardo Almeida" w:date="2022-06-16T19:19:00Z">
              <w:rPr>
                <w:lang w:val="en-US"/>
              </w:rPr>
            </w:rPrChange>
          </w:rPr>
          <w:t xml:space="preserve">deploy the </w:t>
        </w:r>
      </w:ins>
      <w:ins w:id="394" w:author="Ricardo Almeida" w:date="2022-06-16T18:06:00Z">
        <w:r w:rsidR="0018344A" w:rsidRPr="0053685E">
          <w:rPr>
            <w:b/>
            <w:bCs/>
            <w:lang w:val="en-US"/>
            <w:rPrChange w:id="395" w:author="Ricardo Almeida" w:date="2022-06-16T19:19:00Z">
              <w:rPr>
                <w:lang w:val="en-US"/>
              </w:rPr>
            </w:rPrChange>
          </w:rPr>
          <w:t>model</w:t>
        </w:r>
      </w:ins>
      <w:ins w:id="396" w:author="Ricardo Almeida" w:date="2022-06-16T18:08:00Z">
        <w:r w:rsidR="00E220D2" w:rsidRPr="0053685E">
          <w:rPr>
            <w:lang w:val="en-US"/>
          </w:rPr>
          <w:t>, monitor the results</w:t>
        </w:r>
        <w:r w:rsidR="0003338D" w:rsidRPr="0053685E">
          <w:rPr>
            <w:lang w:val="en-US"/>
          </w:rPr>
          <w:t>,</w:t>
        </w:r>
      </w:ins>
      <w:ins w:id="397" w:author="Ricardo Almeida" w:date="2022-06-16T18:09:00Z">
        <w:r w:rsidR="0003338D" w:rsidRPr="0053685E">
          <w:rPr>
            <w:lang w:val="en-US"/>
          </w:rPr>
          <w:t xml:space="preserve"> produce a final report and review the project</w:t>
        </w:r>
      </w:ins>
      <w:ins w:id="398" w:author="Ricardo Almeida" w:date="2022-06-16T18:06:00Z">
        <w:r w:rsidR="0018344A" w:rsidRPr="0053685E">
          <w:rPr>
            <w:lang w:val="en-US"/>
          </w:rPr>
          <w:t>.</w:t>
        </w:r>
      </w:ins>
      <w:ins w:id="399" w:author="Ricardo Almeida" w:date="2022-06-16T18:15:00Z">
        <w:r w:rsidR="00C84F36" w:rsidRPr="0053685E">
          <w:rPr>
            <w:lang w:val="en-US"/>
          </w:rPr>
          <w:t xml:space="preserve"> </w:t>
        </w:r>
      </w:ins>
    </w:p>
    <w:p w14:paraId="1760D743" w14:textId="2D326CC2" w:rsidR="00EB5E93" w:rsidRPr="0053685E" w:rsidDel="00AD14CA" w:rsidRDefault="00074DEE" w:rsidP="002D136F">
      <w:pPr>
        <w:rPr>
          <w:del w:id="400" w:author="Ricardo Almeida" w:date="2022-06-02T19:54:00Z"/>
          <w:lang w:val="en-US"/>
          <w:rPrChange w:id="401" w:author="Ricardo Almeida" w:date="2022-06-16T19:19:00Z">
            <w:rPr>
              <w:del w:id="402" w:author="Ricardo Almeida" w:date="2022-06-02T19:54:00Z"/>
              <w:lang w:val="en-GB"/>
            </w:rPr>
          </w:rPrChange>
        </w:rPr>
      </w:pPr>
      <w:ins w:id="403" w:author="Ricardo Almeida" w:date="2022-06-16T18:15:00Z">
        <w:r w:rsidRPr="0053685E">
          <w:rPr>
            <w:lang w:val="en-US"/>
          </w:rPr>
          <w:t xml:space="preserve">To </w:t>
        </w:r>
      </w:ins>
      <w:ins w:id="404" w:author="Ricardo Almeida" w:date="2022-06-16T18:16:00Z">
        <w:r w:rsidRPr="0053685E">
          <w:rPr>
            <w:lang w:val="en-US"/>
          </w:rPr>
          <w:t xml:space="preserve">help kick-start </w:t>
        </w:r>
        <w:r w:rsidR="00580104" w:rsidRPr="0053685E">
          <w:rPr>
            <w:lang w:val="en-US"/>
          </w:rPr>
          <w:t>the project</w:t>
        </w:r>
        <w:r w:rsidR="00E35776" w:rsidRPr="0053685E">
          <w:rPr>
            <w:lang w:val="en-US"/>
          </w:rPr>
          <w:t xml:space="preserve"> and reduce</w:t>
        </w:r>
      </w:ins>
      <w:ins w:id="405" w:author="Ricardo Almeida" w:date="2022-06-16T18:17:00Z">
        <w:r w:rsidR="00E35776" w:rsidRPr="0053685E">
          <w:rPr>
            <w:lang w:val="en-US"/>
          </w:rPr>
          <w:t xml:space="preserve"> overhead</w:t>
        </w:r>
      </w:ins>
      <w:ins w:id="406" w:author="Ricardo Almeida" w:date="2022-06-16T19:18:00Z">
        <w:r w:rsidR="00D40343" w:rsidRPr="0053685E">
          <w:rPr>
            <w:lang w:val="en-US"/>
          </w:rPr>
          <w:t>s</w:t>
        </w:r>
      </w:ins>
      <w:ins w:id="407" w:author="Ricardo Almeida" w:date="2022-06-16T18:16:00Z">
        <w:r w:rsidR="00580104" w:rsidRPr="0053685E">
          <w:rPr>
            <w:lang w:val="en-US"/>
          </w:rPr>
          <w:t xml:space="preserve">, BookMe provided </w:t>
        </w:r>
      </w:ins>
      <w:ins w:id="408" w:author="Ricardo Almeida" w:date="2022-06-16T18:18:00Z">
        <w:r w:rsidR="008575CD" w:rsidRPr="0053685E">
          <w:rPr>
            <w:lang w:val="en-US"/>
          </w:rPr>
          <w:t>three different datasets: a training set</w:t>
        </w:r>
      </w:ins>
      <w:ins w:id="409" w:author="Ricardo Almeida" w:date="2022-06-16T18:24:00Z">
        <w:r w:rsidR="00B846C4" w:rsidRPr="0053685E">
          <w:rPr>
            <w:lang w:val="en-US"/>
          </w:rPr>
          <w:t xml:space="preserve"> (</w:t>
        </w:r>
        <w:r w:rsidR="00293191" w:rsidRPr="0053685E">
          <w:rPr>
            <w:lang w:val="en-US"/>
          </w:rPr>
          <w:t>“train.csv”)</w:t>
        </w:r>
      </w:ins>
      <w:ins w:id="410" w:author="Ricardo Almeida" w:date="2022-06-16T18:21:00Z">
        <w:r w:rsidR="00BB5181" w:rsidRPr="0053685E">
          <w:rPr>
            <w:lang w:val="en-US"/>
          </w:rPr>
          <w:t xml:space="preserve"> to </w:t>
        </w:r>
        <w:r w:rsidR="009B7B78" w:rsidRPr="0053685E">
          <w:rPr>
            <w:lang w:val="en-US"/>
          </w:rPr>
          <w:t>build the machine learning models and assess their performance if needed</w:t>
        </w:r>
      </w:ins>
      <w:ins w:id="411" w:author="Ricardo Almeida" w:date="2022-06-16T18:22:00Z">
        <w:r w:rsidR="00F76450" w:rsidRPr="0053685E">
          <w:rPr>
            <w:lang w:val="en-US"/>
          </w:rPr>
          <w:t>, a test set</w:t>
        </w:r>
      </w:ins>
      <w:ins w:id="412" w:author="Ricardo Almeida" w:date="2022-06-16T18:24:00Z">
        <w:r w:rsidR="00293191" w:rsidRPr="0053685E">
          <w:rPr>
            <w:lang w:val="en-US"/>
          </w:rPr>
          <w:t xml:space="preserve"> (“test</w:t>
        </w:r>
      </w:ins>
      <w:ins w:id="413" w:author="Ricardo Almeida" w:date="2022-06-16T18:26:00Z">
        <w:r w:rsidR="00104058" w:rsidRPr="0053685E">
          <w:rPr>
            <w:lang w:val="en-US"/>
          </w:rPr>
          <w:t>.csv</w:t>
        </w:r>
      </w:ins>
      <w:ins w:id="414" w:author="Ricardo Almeida" w:date="2022-06-16T18:24:00Z">
        <w:r w:rsidR="00293191" w:rsidRPr="0053685E">
          <w:rPr>
            <w:lang w:val="en-US"/>
          </w:rPr>
          <w:t>”)</w:t>
        </w:r>
      </w:ins>
      <w:ins w:id="415" w:author="Ricardo Almeida" w:date="2022-06-16T18:22:00Z">
        <w:r w:rsidR="00F76450" w:rsidRPr="0053685E">
          <w:rPr>
            <w:lang w:val="en-US"/>
          </w:rPr>
          <w:t xml:space="preserve"> to </w:t>
        </w:r>
        <w:r w:rsidR="00A71C47" w:rsidRPr="0053685E">
          <w:rPr>
            <w:lang w:val="en-US"/>
          </w:rPr>
          <w:t>see how well the model</w:t>
        </w:r>
      </w:ins>
      <w:ins w:id="416" w:author="Ricardo Almeida" w:date="2022-06-16T18:23:00Z">
        <w:r w:rsidR="007F1DF3" w:rsidRPr="0053685E">
          <w:rPr>
            <w:lang w:val="en-US"/>
          </w:rPr>
          <w:t>s</w:t>
        </w:r>
      </w:ins>
      <w:ins w:id="417" w:author="Ricardo Almeida" w:date="2022-06-16T18:22:00Z">
        <w:r w:rsidR="00A71C47" w:rsidRPr="0053685E">
          <w:rPr>
            <w:lang w:val="en-US"/>
          </w:rPr>
          <w:t xml:space="preserve"> perform on unseen data</w:t>
        </w:r>
      </w:ins>
      <w:ins w:id="418" w:author="Ricardo Almeida" w:date="2022-06-16T18:25:00Z">
        <w:r w:rsidR="00293191" w:rsidRPr="0053685E">
          <w:rPr>
            <w:lang w:val="en-US"/>
          </w:rPr>
          <w:t xml:space="preserve">, and a </w:t>
        </w:r>
        <w:r w:rsidR="00A075F1" w:rsidRPr="0053685E">
          <w:rPr>
            <w:lang w:val="en-US"/>
          </w:rPr>
          <w:t>final test set (“test_samplesubmission</w:t>
        </w:r>
      </w:ins>
      <w:ins w:id="419" w:author="Ricardo Almeida" w:date="2022-06-16T18:26:00Z">
        <w:r w:rsidR="00104058" w:rsidRPr="0053685E">
          <w:rPr>
            <w:lang w:val="en-US"/>
          </w:rPr>
          <w:t>.csv</w:t>
        </w:r>
      </w:ins>
      <w:ins w:id="420" w:author="Ricardo Almeida" w:date="2022-06-16T18:25:00Z">
        <w:r w:rsidR="00A075F1" w:rsidRPr="0053685E">
          <w:rPr>
            <w:lang w:val="en-US"/>
          </w:rPr>
          <w:t>”) for cloud-based deployment.</w:t>
        </w:r>
      </w:ins>
      <w:ins w:id="421" w:author="Ricardo Almeida" w:date="2022-06-16T19:18:00Z">
        <w:r w:rsidR="00D40343" w:rsidRPr="0053685E">
          <w:rPr>
            <w:lang w:val="en-US"/>
          </w:rPr>
          <w:t xml:space="preserve"> The data science team chose Python along with</w:t>
        </w:r>
      </w:ins>
      <w:ins w:id="422" w:author="Ricardo Almeida" w:date="2022-06-16T19:19:00Z">
        <w:r w:rsidR="00D40343" w:rsidRPr="0053685E">
          <w:rPr>
            <w:lang w:val="en-US"/>
          </w:rPr>
          <w:t xml:space="preserve"> a</w:t>
        </w:r>
      </w:ins>
      <w:ins w:id="423" w:author="Ricardo Almeida" w:date="2022-06-16T19:18:00Z">
        <w:r w:rsidR="00D40343" w:rsidRPr="0053685E">
          <w:rPr>
            <w:lang w:val="en-US"/>
          </w:rPr>
          <w:t xml:space="preserve"> </w:t>
        </w:r>
      </w:ins>
      <w:ins w:id="424" w:author="Ricardo Almeida" w:date="2022-06-16T19:19:00Z">
        <w:r w:rsidR="00D40343" w:rsidRPr="0053685E">
          <w:rPr>
            <w:lang w:val="en-US"/>
          </w:rPr>
          <w:t>Jupyter Notebook interface to develop the analysis.</w:t>
        </w:r>
      </w:ins>
      <w:del w:id="425" w:author="Ricardo Almeida" w:date="2022-06-02T19:19:00Z">
        <w:r w:rsidR="002D136F" w:rsidRPr="0053685E" w:rsidDel="00B2054D">
          <w:rPr>
            <w:lang w:val="en-US"/>
          </w:rPr>
          <w:delText>T</w:delText>
        </w:r>
      </w:del>
      <w:del w:id="426" w:author="Ricardo Almeida" w:date="2022-06-02T19:18:00Z">
        <w:r w:rsidR="002D136F" w:rsidRPr="0053685E" w:rsidDel="00B2054D">
          <w:rPr>
            <w:lang w:val="en-US"/>
          </w:rPr>
          <w:delText xml:space="preserve">he </w:delText>
        </w:r>
      </w:del>
      <w:del w:id="427" w:author="Ricardo Almeida" w:date="2022-06-02T19:54:00Z">
        <w:r w:rsidR="002D136F" w:rsidRPr="0053685E" w:rsidDel="00AD14CA">
          <w:rPr>
            <w:lang w:val="en-US"/>
          </w:rPr>
          <w:delText xml:space="preserve">BookMe company </w:delText>
        </w:r>
        <w:r w:rsidR="002D136F" w:rsidRPr="0053685E" w:rsidDel="00AD14CA">
          <w:rPr>
            <w:lang w:val="en-GB"/>
          </w:rPr>
          <w:delText>is a well-established company operating in the hospitality sector, that provides accommodation to tourists and travellers, delivering necessary lodging services to those who travel the world, whether for leisure or business.</w:delText>
        </w:r>
      </w:del>
      <w:del w:id="428" w:author="Ricardo Almeida" w:date="2022-06-02T19:35:00Z">
        <w:r w:rsidR="00FA095C" w:rsidRPr="0053685E" w:rsidDel="00D13E89">
          <w:rPr>
            <w:lang w:val="en-GB"/>
          </w:rPr>
          <w:delText xml:space="preserve"> </w:delText>
        </w:r>
      </w:del>
    </w:p>
    <w:p w14:paraId="470BCCB9" w14:textId="783D2909" w:rsidR="00EB5E93" w:rsidRPr="0053685E" w:rsidDel="00AD14CA" w:rsidRDefault="00EB5E93" w:rsidP="00EB5E93">
      <w:pPr>
        <w:spacing w:after="0"/>
        <w:rPr>
          <w:del w:id="429" w:author="Ricardo Almeida" w:date="2022-06-02T19:54:00Z"/>
          <w:rFonts w:cs="Arial"/>
          <w:szCs w:val="20"/>
          <w:lang w:val="en-GB"/>
        </w:rPr>
      </w:pPr>
      <w:del w:id="430" w:author="Ricardo Almeida" w:date="2022-06-02T19:54:00Z">
        <w:r w:rsidRPr="0053685E" w:rsidDel="00AD14CA">
          <w:rPr>
            <w:rFonts w:cs="Arial"/>
            <w:szCs w:val="20"/>
            <w:lang w:val="en-GB"/>
          </w:rPr>
          <w:delText>The accommodations can only be booked online, through their website. Currently, the company has around 30</w:delText>
        </w:r>
        <w:r w:rsidR="001001D2" w:rsidRPr="0053685E" w:rsidDel="00AD14CA">
          <w:rPr>
            <w:rFonts w:cs="Arial"/>
            <w:szCs w:val="20"/>
            <w:lang w:val="en-GB"/>
          </w:rPr>
          <w:delText>.</w:delText>
        </w:r>
        <w:r w:rsidRPr="0053685E" w:rsidDel="00AD14CA">
          <w:rPr>
            <w:rFonts w:cs="Arial"/>
            <w:szCs w:val="20"/>
            <w:lang w:val="en-GB"/>
          </w:rPr>
          <w:delText>000 registered clients and serves more than 100</w:delText>
        </w:r>
        <w:r w:rsidR="001001D2" w:rsidRPr="0053685E" w:rsidDel="00AD14CA">
          <w:rPr>
            <w:rFonts w:cs="Arial"/>
            <w:szCs w:val="20"/>
            <w:lang w:val="en-GB"/>
          </w:rPr>
          <w:delText>.0</w:delText>
        </w:r>
        <w:r w:rsidRPr="0053685E" w:rsidDel="00AD14CA">
          <w:rPr>
            <w:rFonts w:cs="Arial"/>
            <w:szCs w:val="20"/>
            <w:lang w:val="en-GB"/>
          </w:rPr>
          <w:delText>00 customers a year. The main goal of BookMe company is to provide the best conditions as possible, so by the end of the stay, each customer receives a survey to evaluate their satisfaction level (within a rate of 0 to 5), over the different services provided: location, price, amenities, among others.</w:delText>
        </w:r>
      </w:del>
    </w:p>
    <w:p w14:paraId="37376C7E" w14:textId="25B7BB0E" w:rsidR="002D136F" w:rsidRPr="0053685E" w:rsidDel="00856312" w:rsidRDefault="00FA095C" w:rsidP="002D136F">
      <w:pPr>
        <w:rPr>
          <w:del w:id="431" w:author="Ricardo Almeida" w:date="2022-06-02T20:03:00Z"/>
          <w:lang w:val="en-GB"/>
        </w:rPr>
      </w:pPr>
      <w:del w:id="432" w:author="Ricardo Almeida" w:date="2022-06-02T20:03:00Z">
        <w:r w:rsidRPr="0053685E" w:rsidDel="00856312">
          <w:rPr>
            <w:lang w:val="en-GB"/>
          </w:rPr>
          <w:delText>Although the company present</w:delText>
        </w:r>
        <w:r w:rsidR="00616838" w:rsidRPr="0053685E" w:rsidDel="00856312">
          <w:rPr>
            <w:lang w:val="en-GB"/>
          </w:rPr>
          <w:delText>ed</w:delText>
        </w:r>
        <w:r w:rsidRPr="0053685E" w:rsidDel="00856312">
          <w:rPr>
            <w:lang w:val="en-GB"/>
          </w:rPr>
          <w:delText xml:space="preserve"> stable results</w:delText>
        </w:r>
        <w:r w:rsidR="006C52C9" w:rsidRPr="0053685E" w:rsidDel="00856312">
          <w:rPr>
            <w:lang w:val="en-GB"/>
          </w:rPr>
          <w:delText xml:space="preserve"> for the last three years</w:delText>
        </w:r>
        <w:r w:rsidRPr="0053685E" w:rsidDel="00856312">
          <w:rPr>
            <w:lang w:val="en-GB"/>
          </w:rPr>
          <w:delText>, it is concerned about its financial projections</w:delText>
        </w:r>
        <w:r w:rsidR="006C52C9" w:rsidRPr="0053685E" w:rsidDel="00856312">
          <w:rPr>
            <w:lang w:val="en-GB"/>
          </w:rPr>
          <w:delText xml:space="preserve"> for the next triennium</w:delText>
        </w:r>
        <w:r w:rsidRPr="0053685E" w:rsidDel="00856312">
          <w:rPr>
            <w:lang w:val="en-GB"/>
          </w:rPr>
          <w:delText>.</w:delText>
        </w:r>
      </w:del>
      <w:ins w:id="433" w:author="BERNARDES Pedro" w:date="2022-04-14T21:55:00Z">
        <w:del w:id="434" w:author="Ricardo Almeida" w:date="2022-06-02T20:03:00Z">
          <w:r w:rsidR="004E582B" w:rsidRPr="0053685E" w:rsidDel="00856312">
            <w:rPr>
              <w:lang w:val="en-GB"/>
            </w:rPr>
            <w:delText xml:space="preserve"> </w:delText>
          </w:r>
        </w:del>
      </w:ins>
    </w:p>
    <w:p w14:paraId="79106510" w14:textId="289C3BA9" w:rsidR="008D194F" w:rsidRPr="0053685E" w:rsidDel="00856312" w:rsidRDefault="002D136F" w:rsidP="008D194F">
      <w:pPr>
        <w:rPr>
          <w:del w:id="435" w:author="Ricardo Almeida" w:date="2022-06-02T20:03:00Z"/>
          <w:lang w:val="en-GB"/>
        </w:rPr>
      </w:pPr>
      <w:del w:id="436" w:author="Ricardo Almeida" w:date="2022-06-02T20:03:00Z">
        <w:r w:rsidRPr="0053685E" w:rsidDel="00856312">
          <w:rPr>
            <w:lang w:val="en-GB"/>
          </w:rPr>
          <w:delText>This report aims to address the volatility’s profit growth perspectives for the next three years by</w:delText>
        </w:r>
      </w:del>
      <w:ins w:id="437" w:author="Mariana Gil" w:date="2022-04-15T18:11:00Z">
        <w:del w:id="438" w:author="Ricardo Almeida" w:date="2022-06-02T20:03:00Z">
          <w:r w:rsidR="00166A63" w:rsidRPr="0053685E" w:rsidDel="00856312">
            <w:rPr>
              <w:lang w:val="en-GB"/>
            </w:rPr>
            <w:delText xml:space="preserve"> </w:delText>
          </w:r>
        </w:del>
      </w:ins>
      <w:ins w:id="439" w:author="BERNARDES Pedro" w:date="2022-04-14T21:55:00Z">
        <w:del w:id="440" w:author="Ricardo Almeida" w:date="2022-06-02T20:03:00Z">
          <w:r w:rsidR="004E582B" w:rsidRPr="0053685E" w:rsidDel="00856312">
            <w:rPr>
              <w:lang w:val="en-GB"/>
            </w:rPr>
            <w:delText xml:space="preserve"> </w:delText>
          </w:r>
        </w:del>
      </w:ins>
      <w:moveToRangeStart w:id="441" w:author="Mariana Gil" w:date="2022-04-15T18:12:00Z" w:name="move100938760"/>
      <w:moveTo w:id="442" w:author="Mariana Gil" w:date="2022-04-15T18:12:00Z">
        <w:del w:id="443" w:author="Ricardo Almeida" w:date="2022-06-02T20:03:00Z">
          <w:r w:rsidR="00166A63" w:rsidRPr="0053685E" w:rsidDel="00856312">
            <w:rPr>
              <w:lang w:val="en-GB"/>
            </w:rPr>
            <w:delText>optimizing the marketing department annual budget, this means</w:delText>
          </w:r>
          <w:r w:rsidR="00166A63" w:rsidRPr="0053685E" w:rsidDel="00856312">
            <w:rPr>
              <w:i/>
              <w:iCs/>
              <w:lang w:val="en-GB"/>
            </w:rPr>
            <w:delText>,</w:delText>
          </w:r>
          <w:r w:rsidR="00166A63" w:rsidRPr="0053685E" w:rsidDel="00856312">
            <w:rPr>
              <w:lang w:val="en-GB"/>
            </w:rPr>
            <w:delText xml:space="preserve"> creating more efficient campaigns. The approach taken by the Data Science team is the identification of segments within the company’s Customer database with different perspectives: customer satisfaction, customer characteristics, </w:delText>
          </w:r>
          <w:r w:rsidR="00166A63" w:rsidRPr="0053685E" w:rsidDel="00856312">
            <w:rPr>
              <w:lang w:val="en-GB"/>
              <w:rPrChange w:id="444" w:author="Ricardo Almeida" w:date="2022-06-16T19:19:00Z">
                <w:rPr>
                  <w:highlight w:val="cyan"/>
                  <w:lang w:val="en-GB"/>
                </w:rPr>
              </w:rPrChange>
            </w:rPr>
            <w:delText>xxxxx</w:delText>
          </w:r>
        </w:del>
      </w:moveTo>
      <w:ins w:id="445" w:author="Mariana Gil" w:date="2022-04-15T18:13:00Z">
        <w:del w:id="446" w:author="Ricardo Almeida" w:date="2022-06-02T20:03:00Z">
          <w:r w:rsidR="00166A63" w:rsidRPr="0053685E" w:rsidDel="00856312">
            <w:rPr>
              <w:lang w:val="en-GB"/>
            </w:rPr>
            <w:delText>customer retention,</w:delText>
          </w:r>
        </w:del>
      </w:ins>
      <w:moveTo w:id="447" w:author="Mariana Gil" w:date="2022-04-15T18:12:00Z">
        <w:del w:id="448" w:author="Ricardo Almeida" w:date="2022-06-02T20:03:00Z">
          <w:r w:rsidR="00166A63" w:rsidRPr="0053685E" w:rsidDel="00856312">
            <w:rPr>
              <w:lang w:val="en-GB"/>
            </w:rPr>
            <w:delText xml:space="preserve"> to target the marketing activities</w:delText>
          </w:r>
        </w:del>
      </w:moveTo>
      <w:moveToRangeEnd w:id="441"/>
      <w:del w:id="449" w:author="Ricardo Almeida" w:date="2022-06-02T20:03:00Z">
        <w:r w:rsidRPr="0053685E" w:rsidDel="00856312">
          <w:rPr>
            <w:lang w:val="en-GB"/>
          </w:rPr>
          <w:delText xml:space="preserve"> </w:delText>
        </w:r>
      </w:del>
    </w:p>
    <w:p w14:paraId="4971E378" w14:textId="70C21AD6" w:rsidR="004F2A30" w:rsidRPr="0053685E" w:rsidDel="00856312" w:rsidRDefault="008D194F" w:rsidP="008D194F">
      <w:pPr>
        <w:rPr>
          <w:del w:id="450" w:author="Ricardo Almeida" w:date="2022-06-02T20:03:00Z"/>
          <w:lang w:val="en-GB"/>
        </w:rPr>
      </w:pPr>
      <w:moveFromRangeStart w:id="451" w:author="Mariana Gil" w:date="2022-04-15T18:12:00Z" w:name="move100938760"/>
      <w:moveFrom w:id="452" w:author="Mariana Gil" w:date="2022-04-15T18:12:00Z">
        <w:del w:id="453" w:author="Ricardo Almeida" w:date="2022-06-02T20:03:00Z">
          <w:r w:rsidRPr="0053685E" w:rsidDel="00856312">
            <w:rPr>
              <w:lang w:val="en-GB"/>
            </w:rPr>
            <w:delText>optimizing the marketing</w:delText>
          </w:r>
          <w:r w:rsidR="00B636DB" w:rsidRPr="0053685E" w:rsidDel="00856312">
            <w:rPr>
              <w:lang w:val="en-GB"/>
            </w:rPr>
            <w:delText xml:space="preserve"> department</w:delText>
          </w:r>
          <w:r w:rsidRPr="0053685E" w:rsidDel="00856312">
            <w:rPr>
              <w:lang w:val="en-GB"/>
            </w:rPr>
            <w:delText xml:space="preserve"> annual budget</w:delText>
          </w:r>
          <w:r w:rsidR="009D6104" w:rsidRPr="0053685E" w:rsidDel="00856312">
            <w:rPr>
              <w:lang w:val="en-GB"/>
            </w:rPr>
            <w:delText>, this means</w:delText>
          </w:r>
          <w:r w:rsidR="009D6104" w:rsidRPr="0053685E" w:rsidDel="00856312">
            <w:rPr>
              <w:i/>
              <w:iCs/>
              <w:lang w:val="en-GB"/>
            </w:rPr>
            <w:delText>,</w:delText>
          </w:r>
          <w:r w:rsidR="009D6104" w:rsidRPr="0053685E" w:rsidDel="00856312">
            <w:rPr>
              <w:lang w:val="en-GB"/>
            </w:rPr>
            <w:delText xml:space="preserve"> creating more efficient campaigns</w:delText>
          </w:r>
          <w:r w:rsidRPr="0053685E" w:rsidDel="00856312">
            <w:rPr>
              <w:lang w:val="en-GB"/>
            </w:rPr>
            <w:delText>.</w:delText>
          </w:r>
          <w:r w:rsidR="00B06C10" w:rsidRPr="0053685E" w:rsidDel="00856312">
            <w:rPr>
              <w:lang w:val="en-GB"/>
            </w:rPr>
            <w:delText xml:space="preserve"> The approach taken by the Data Science team is the identification of segments within the company’s Customer database with different perspectives: customer satisfaction, customer characteristics, </w:delText>
          </w:r>
          <w:r w:rsidR="00B06C10" w:rsidRPr="0053685E" w:rsidDel="00856312">
            <w:rPr>
              <w:lang w:val="en-GB"/>
              <w:rPrChange w:id="454" w:author="Ricardo Almeida" w:date="2022-06-16T19:19:00Z">
                <w:rPr>
                  <w:highlight w:val="cyan"/>
                  <w:lang w:val="en-GB"/>
                </w:rPr>
              </w:rPrChange>
            </w:rPr>
            <w:delText>xxxxx</w:delText>
          </w:r>
          <w:r w:rsidR="009D6104" w:rsidRPr="0053685E" w:rsidDel="00856312">
            <w:rPr>
              <w:lang w:val="en-GB"/>
            </w:rPr>
            <w:delText xml:space="preserve"> to target the marketing activities</w:delText>
          </w:r>
        </w:del>
      </w:moveFrom>
      <w:moveFromRangeEnd w:id="451"/>
      <w:del w:id="455" w:author="Ricardo Almeida" w:date="2022-06-02T20:03:00Z">
        <w:r w:rsidR="00B06C10" w:rsidRPr="0053685E" w:rsidDel="00856312">
          <w:rPr>
            <w:lang w:val="en-GB"/>
          </w:rPr>
          <w:delText>.</w:delText>
        </w:r>
      </w:del>
    </w:p>
    <w:p w14:paraId="415941DB" w14:textId="42D9535F" w:rsidR="00285B01" w:rsidRPr="0053685E" w:rsidDel="00856312" w:rsidRDefault="00352505" w:rsidP="008D194F">
      <w:pPr>
        <w:rPr>
          <w:del w:id="456" w:author="Ricardo Almeida" w:date="2022-06-02T20:03:00Z"/>
          <w:lang w:val="en-GB"/>
        </w:rPr>
      </w:pPr>
      <w:del w:id="457" w:author="Ricardo Almeida" w:date="2022-06-02T20:03:00Z">
        <w:r w:rsidRPr="0053685E" w:rsidDel="00856312">
          <w:rPr>
            <w:lang w:val="en-GB"/>
          </w:rPr>
          <w:delText>The Data Science</w:delText>
        </w:r>
        <w:r w:rsidR="004F2A30" w:rsidRPr="0053685E" w:rsidDel="00856312">
          <w:rPr>
            <w:lang w:val="en-GB"/>
          </w:rPr>
          <w:delText xml:space="preserve"> team doesn’t have a simple goal for the analysis and </w:delText>
        </w:r>
        <w:r w:rsidRPr="0053685E" w:rsidDel="00856312">
          <w:rPr>
            <w:lang w:val="en-GB"/>
          </w:rPr>
          <w:delText>are not interested in prediction (</w:delText>
        </w:r>
        <w:r w:rsidRPr="0053685E" w:rsidDel="00856312">
          <w:rPr>
            <w:i/>
            <w:iCs/>
            <w:lang w:val="en-GB"/>
          </w:rPr>
          <w:delText xml:space="preserve">eg </w:delText>
        </w:r>
        <w:r w:rsidRPr="0053685E" w:rsidDel="00856312">
          <w:rPr>
            <w:lang w:val="en-GB"/>
          </w:rPr>
          <w:delText xml:space="preserve">budgeting prediction), as they aim is more related to discover </w:delText>
        </w:r>
        <w:r w:rsidR="00D03B6C" w:rsidRPr="0053685E" w:rsidDel="00856312">
          <w:rPr>
            <w:lang w:val="en-GB"/>
          </w:rPr>
          <w:delText xml:space="preserve">reviling </w:delText>
        </w:r>
        <w:r w:rsidRPr="0053685E" w:rsidDel="00856312">
          <w:rPr>
            <w:lang w:val="en-GB"/>
          </w:rPr>
          <w:delText>things about the company’s customers features</w:delText>
        </w:r>
        <w:r w:rsidR="00D03B6C" w:rsidRPr="0053685E" w:rsidDel="00856312">
          <w:rPr>
            <w:lang w:val="en-GB"/>
          </w:rPr>
          <w:delText xml:space="preserve"> (unsupervised learning)</w:delText>
        </w:r>
        <w:r w:rsidRPr="0053685E" w:rsidDel="00856312">
          <w:rPr>
            <w:lang w:val="en-GB"/>
          </w:rPr>
          <w:delText>. Is there an enlighten way to visualize the data? Can the data be divided in subgroups among the features or observations?</w:delText>
        </w:r>
      </w:del>
    </w:p>
    <w:p w14:paraId="03A49F9C" w14:textId="6205A847" w:rsidR="002D136F" w:rsidRPr="0053685E" w:rsidDel="00856312" w:rsidRDefault="002D136F" w:rsidP="002D136F">
      <w:pPr>
        <w:rPr>
          <w:del w:id="458" w:author="Ricardo Almeida" w:date="2022-06-02T20:03:00Z"/>
          <w:lang w:val="en-US"/>
        </w:rPr>
      </w:pPr>
      <w:del w:id="459" w:author="Ricardo Almeida" w:date="2022-06-02T20:03:00Z">
        <w:r w:rsidRPr="0053685E" w:rsidDel="00856312">
          <w:rPr>
            <w:lang w:val="en-US"/>
            <w:rPrChange w:id="460" w:author="Ricardo Almeida" w:date="2022-06-16T19:19:00Z">
              <w:rPr>
                <w:highlight w:val="cyan"/>
                <w:lang w:val="en-US"/>
              </w:rPr>
            </w:rPrChange>
          </w:rPr>
          <w:delText>Summarize the basic results and conclusions that you will present</w:delText>
        </w:r>
      </w:del>
    </w:p>
    <w:p w14:paraId="4D29CCE8" w14:textId="1CB3135E" w:rsidR="00E628F3" w:rsidRPr="0053685E" w:rsidDel="00826FBA" w:rsidRDefault="00E628F3" w:rsidP="00A7349D">
      <w:pPr>
        <w:pStyle w:val="Heading1"/>
        <w:numPr>
          <w:ilvl w:val="0"/>
          <w:numId w:val="1"/>
        </w:numPr>
        <w:ind w:left="357" w:hanging="357"/>
        <w:rPr>
          <w:del w:id="461" w:author="Ricardo Almeida" w:date="2022-06-02T20:03:00Z"/>
          <w:lang w:val="en-US"/>
        </w:rPr>
      </w:pPr>
      <w:del w:id="462" w:author="Ricardo Almeida" w:date="2022-06-02T19:25:00Z">
        <w:r w:rsidRPr="0053685E" w:rsidDel="00A66397">
          <w:rPr>
            <w:lang w:val="en-US"/>
          </w:rPr>
          <w:delText>Problem Definition</w:delText>
        </w:r>
      </w:del>
    </w:p>
    <w:p w14:paraId="7E272B88" w14:textId="2C4EB9BC" w:rsidR="00DF2404" w:rsidRPr="0053685E" w:rsidDel="009B6839" w:rsidRDefault="00174E2B">
      <w:pPr>
        <w:rPr>
          <w:del w:id="463" w:author="Ricardo Almeida" w:date="2022-06-02T19:26:00Z"/>
          <w:lang w:val="en-GB"/>
        </w:rPr>
      </w:pPr>
      <w:del w:id="464" w:author="Ricardo Almeida" w:date="2022-06-02T20:03:00Z">
        <w:r w:rsidRPr="0053685E" w:rsidDel="00826FBA">
          <w:rPr>
            <w:lang w:val="en-GB"/>
          </w:rPr>
          <w:delText>T</w:delText>
        </w:r>
      </w:del>
      <w:del w:id="465" w:author="Ricardo Almeida" w:date="2022-06-02T19:26:00Z">
        <w:r w:rsidRPr="0053685E" w:rsidDel="009B6839">
          <w:rPr>
            <w:lang w:val="en-GB"/>
          </w:rPr>
          <w:delText xml:space="preserve">he main objective of the project is to find a structure in the </w:delText>
        </w:r>
        <w:r w:rsidR="00443316" w:rsidRPr="0053685E" w:rsidDel="009B6839">
          <w:rPr>
            <w:lang w:val="en-GB"/>
          </w:rPr>
          <w:delText xml:space="preserve">collection of the company’s customer characteristics, </w:delText>
        </w:r>
        <w:r w:rsidR="00443316" w:rsidRPr="0053685E" w:rsidDel="009B6839">
          <w:rPr>
            <w:i/>
            <w:iCs/>
            <w:lang w:val="en-GB"/>
          </w:rPr>
          <w:delText>i</w:delText>
        </w:r>
        <w:r w:rsidR="00B70F1A" w:rsidRPr="0053685E" w:rsidDel="009B6839">
          <w:rPr>
            <w:i/>
            <w:iCs/>
            <w:lang w:val="en-GB"/>
          </w:rPr>
          <w:delText>.</w:delText>
        </w:r>
        <w:r w:rsidR="00443316" w:rsidRPr="0053685E" w:rsidDel="009B6839">
          <w:rPr>
            <w:i/>
            <w:iCs/>
            <w:lang w:val="en-GB"/>
          </w:rPr>
          <w:delText>e</w:delText>
        </w:r>
        <w:r w:rsidR="00B70F1A" w:rsidRPr="0053685E" w:rsidDel="009B6839">
          <w:rPr>
            <w:i/>
            <w:iCs/>
            <w:lang w:val="en-GB"/>
          </w:rPr>
          <w:delText>.</w:delText>
        </w:r>
        <w:r w:rsidR="00443316" w:rsidRPr="0053685E" w:rsidDel="009B6839">
          <w:rPr>
            <w:lang w:val="en-GB"/>
          </w:rPr>
          <w:delText xml:space="preserve">, </w:delText>
        </w:r>
        <w:r w:rsidR="00285B01" w:rsidRPr="0053685E" w:rsidDel="009B6839">
          <w:rPr>
            <w:lang w:val="en-GB"/>
          </w:rPr>
          <w:delText>clustering</w:delText>
        </w:r>
        <w:r w:rsidR="00EA7ACE" w:rsidRPr="0053685E" w:rsidDel="009B6839">
          <w:rPr>
            <w:lang w:val="en-GB"/>
          </w:rPr>
          <w:delText xml:space="preserve"> to perform market segmentation</w:delText>
        </w:r>
        <w:r w:rsidR="00285B01" w:rsidRPr="0053685E" w:rsidDel="009B6839">
          <w:rPr>
            <w:lang w:val="en-GB"/>
          </w:rPr>
          <w:delText>. Clustering refers to a very broad set of techniques for finding subgroups whose members are similar in some way (or clusters), in a dataset.</w:delText>
        </w:r>
      </w:del>
    </w:p>
    <w:p w14:paraId="49F2FC76" w14:textId="03B38492" w:rsidR="002F2F59" w:rsidRPr="0053685E" w:rsidRDefault="002F2F59" w:rsidP="009B6839">
      <w:pPr>
        <w:rPr>
          <w:lang w:val="en-GB"/>
        </w:rPr>
      </w:pPr>
      <w:del w:id="466" w:author="Ricardo Almeida" w:date="2022-06-02T19:26:00Z">
        <w:r w:rsidRPr="0053685E" w:rsidDel="009B6839">
          <w:rPr>
            <w:lang w:val="en-GB"/>
          </w:rPr>
          <w:delText>There are a great number of clustering methods. The team is going to focus on the following approaches: (i) K-Means Clustering</w:delText>
        </w:r>
      </w:del>
      <w:ins w:id="467" w:author="Mariana Gil" w:date="2022-04-15T18:13:00Z">
        <w:del w:id="468" w:author="Ricardo Almeida" w:date="2022-06-02T19:26:00Z">
          <w:r w:rsidR="00D05A03" w:rsidRPr="0053685E" w:rsidDel="009B6839">
            <w:rPr>
              <w:lang w:val="en-GB"/>
            </w:rPr>
            <w:delText xml:space="preserve"> and</w:delText>
          </w:r>
        </w:del>
      </w:ins>
      <w:del w:id="469" w:author="Ricardo Almeida" w:date="2022-06-02T19:26:00Z">
        <w:r w:rsidRPr="0053685E" w:rsidDel="009B6839">
          <w:rPr>
            <w:lang w:val="en-GB"/>
          </w:rPr>
          <w:delText xml:space="preserve">, (ii) Hierarchical Clustering, (iii) </w:delText>
        </w:r>
        <w:r w:rsidRPr="0053685E" w:rsidDel="009B6839">
          <w:rPr>
            <w:lang w:val="en-GB"/>
            <w:rPrChange w:id="470" w:author="Ricardo Almeida" w:date="2022-06-16T19:19:00Z">
              <w:rPr>
                <w:highlight w:val="cyan"/>
                <w:lang w:val="en-GB"/>
              </w:rPr>
            </w:rPrChange>
          </w:rPr>
          <w:delText>xxxx</w:delText>
        </w:r>
        <w:r w:rsidRPr="0053685E" w:rsidDel="009B6839">
          <w:rPr>
            <w:lang w:val="en-GB"/>
          </w:rPr>
          <w:delText xml:space="preserve">. Each one of them has its advantages and disadvantages, which will be identified </w:delText>
        </w:r>
        <w:r w:rsidR="00B16927" w:rsidRPr="0053685E" w:rsidDel="009B6839">
          <w:rPr>
            <w:lang w:val="en-GB"/>
          </w:rPr>
          <w:delText>throughout</w:delText>
        </w:r>
        <w:r w:rsidRPr="0053685E" w:rsidDel="009B6839">
          <w:rPr>
            <w:lang w:val="en-GB"/>
          </w:rPr>
          <w:delText xml:space="preserve"> the report.</w:delText>
        </w:r>
      </w:del>
    </w:p>
    <w:p w14:paraId="52D3FA68" w14:textId="23100899" w:rsidR="00513773" w:rsidRPr="0053685E" w:rsidRDefault="00DF2404" w:rsidP="00221F33">
      <w:pPr>
        <w:pStyle w:val="Heading1"/>
        <w:numPr>
          <w:ilvl w:val="0"/>
          <w:numId w:val="1"/>
        </w:numPr>
        <w:ind w:left="357" w:hanging="357"/>
        <w:rPr>
          <w:lang w:val="en-US"/>
        </w:rPr>
      </w:pPr>
      <w:bookmarkStart w:id="471" w:name="_Toc106290107"/>
      <w:r w:rsidRPr="0053685E">
        <w:rPr>
          <w:lang w:val="en-US"/>
        </w:rPr>
        <w:t xml:space="preserve">Data </w:t>
      </w:r>
      <w:r w:rsidR="00B55B43" w:rsidRPr="0053685E">
        <w:rPr>
          <w:lang w:val="en-US"/>
        </w:rPr>
        <w:t>Exploration</w:t>
      </w:r>
      <w:bookmarkEnd w:id="471"/>
      <w:del w:id="472" w:author="Ricardo Almeida" w:date="2022-06-02T19:25:00Z">
        <w:r w:rsidR="007320A4" w:rsidRPr="0053685E" w:rsidDel="00A66397">
          <w:rPr>
            <w:lang w:val="en-US"/>
          </w:rPr>
          <w:delText xml:space="preserve"> and Preparation</w:delText>
        </w:r>
      </w:del>
    </w:p>
    <w:p w14:paraId="09D55016" w14:textId="77777777" w:rsidR="00EC134E" w:rsidRDefault="0053685E" w:rsidP="00274B40">
      <w:pPr>
        <w:rPr>
          <w:ins w:id="473" w:author="Ricardo Almeida" w:date="2022-06-17T19:05:00Z"/>
          <w:lang w:val="en-US"/>
        </w:rPr>
      </w:pPr>
      <w:ins w:id="474" w:author="Ricardo Almeida" w:date="2022-06-16T19:19:00Z">
        <w:r w:rsidRPr="0053685E">
          <w:rPr>
            <w:lang w:val="en-US"/>
            <w:rPrChange w:id="475" w:author="Ricardo Almeida" w:date="2022-06-16T19:19:00Z">
              <w:rPr>
                <w:highlight w:val="yellow"/>
                <w:lang w:val="en-US"/>
              </w:rPr>
            </w:rPrChange>
          </w:rPr>
          <w:t xml:space="preserve">As </w:t>
        </w:r>
        <w:r>
          <w:rPr>
            <w:lang w:val="en-US"/>
          </w:rPr>
          <w:t>a</w:t>
        </w:r>
      </w:ins>
      <w:ins w:id="476" w:author="Ricardo Almeida" w:date="2022-06-17T18:16:00Z">
        <w:r w:rsidR="00D561B0">
          <w:rPr>
            <w:lang w:val="en-US"/>
          </w:rPr>
          <w:t xml:space="preserve"> general</w:t>
        </w:r>
      </w:ins>
      <w:ins w:id="477" w:author="Ricardo Almeida" w:date="2022-06-16T19:19:00Z">
        <w:r>
          <w:rPr>
            <w:lang w:val="en-US"/>
          </w:rPr>
          <w:t xml:space="preserve"> first step</w:t>
        </w:r>
      </w:ins>
      <w:ins w:id="478" w:author="Ricardo Almeida" w:date="2022-06-16T19:20:00Z">
        <w:r>
          <w:rPr>
            <w:lang w:val="en-US"/>
          </w:rPr>
          <w:t xml:space="preserve"> to using Python</w:t>
        </w:r>
      </w:ins>
      <w:ins w:id="479" w:author="Ricardo Almeida" w:date="2022-06-16T19:21:00Z">
        <w:r w:rsidR="0006766B">
          <w:rPr>
            <w:lang w:val="en-US"/>
          </w:rPr>
          <w:t xml:space="preserve"> </w:t>
        </w:r>
      </w:ins>
      <w:ins w:id="480" w:author="Ricardo Almeida" w:date="2022-06-16T19:22:00Z">
        <w:r w:rsidR="0006766B">
          <w:rPr>
            <w:lang w:val="en-US"/>
          </w:rPr>
          <w:t>fo</w:t>
        </w:r>
      </w:ins>
      <w:ins w:id="481" w:author="Ricardo Almeida" w:date="2022-06-17T18:15:00Z">
        <w:r w:rsidR="009C7D7B">
          <w:rPr>
            <w:lang w:val="en-US"/>
          </w:rPr>
          <w:t>r Data Science</w:t>
        </w:r>
      </w:ins>
      <w:ins w:id="482" w:author="Ricardo Almeida" w:date="2022-06-16T19:21:00Z">
        <w:r w:rsidR="004909A6">
          <w:rPr>
            <w:lang w:val="en-US"/>
          </w:rPr>
          <w:t xml:space="preserve">, </w:t>
        </w:r>
      </w:ins>
      <w:ins w:id="483" w:author="Ricardo Almeida" w:date="2022-06-17T18:17:00Z">
        <w:r w:rsidR="003523EB">
          <w:rPr>
            <w:lang w:val="en-US"/>
          </w:rPr>
          <w:t>code needs to be imported from</w:t>
        </w:r>
      </w:ins>
      <w:ins w:id="484" w:author="Ricardo Almeida" w:date="2022-06-17T18:12:00Z">
        <w:r w:rsidR="00B70B2A">
          <w:rPr>
            <w:lang w:val="en-US"/>
          </w:rPr>
          <w:t xml:space="preserve"> multiple libraries</w:t>
        </w:r>
      </w:ins>
      <w:ins w:id="485" w:author="Ricardo Almeida" w:date="2022-06-16T19:21:00Z">
        <w:r w:rsidR="0006766B">
          <w:rPr>
            <w:lang w:val="en-US"/>
          </w:rPr>
          <w:t>.</w:t>
        </w:r>
      </w:ins>
      <w:ins w:id="486" w:author="Ricardo Almeida" w:date="2022-06-16T19:22:00Z">
        <w:r w:rsidR="0006766B">
          <w:rPr>
            <w:lang w:val="en-US"/>
          </w:rPr>
          <w:t xml:space="preserve"> </w:t>
        </w:r>
      </w:ins>
      <w:ins w:id="487" w:author="Ricardo Almeida" w:date="2022-06-17T18:17:00Z">
        <w:r w:rsidR="003523EB">
          <w:rPr>
            <w:lang w:val="en-US"/>
          </w:rPr>
          <w:t>These</w:t>
        </w:r>
      </w:ins>
      <w:ins w:id="488" w:author="Ricardo Almeida" w:date="2022-06-17T18:16:00Z">
        <w:r w:rsidR="00D561B0">
          <w:rPr>
            <w:lang w:val="en-US"/>
          </w:rPr>
          <w:t xml:space="preserve"> are </w:t>
        </w:r>
      </w:ins>
      <w:ins w:id="489" w:author="Ricardo Almeida" w:date="2022-06-17T18:17:00Z">
        <w:r w:rsidR="009274A3">
          <w:rPr>
            <w:lang w:val="en-US"/>
          </w:rPr>
          <w:t>collections of related modules containing bundles of code that can be used repeatedly in multiple programs.</w:t>
        </w:r>
      </w:ins>
      <w:ins w:id="490" w:author="Ricardo Almeida" w:date="2022-06-17T18:16:00Z">
        <w:r w:rsidR="00D561B0">
          <w:rPr>
            <w:lang w:val="en-US"/>
          </w:rPr>
          <w:t xml:space="preserve"> </w:t>
        </w:r>
      </w:ins>
      <w:ins w:id="491" w:author="Ricardo Almeida" w:date="2022-06-17T18:12:00Z">
        <w:r w:rsidR="00B70B2A">
          <w:rPr>
            <w:lang w:val="en-US"/>
          </w:rPr>
          <w:t>T</w:t>
        </w:r>
      </w:ins>
      <w:ins w:id="492" w:author="Ricardo Almeida" w:date="2022-06-16T19:22:00Z">
        <w:r w:rsidR="0006766B">
          <w:rPr>
            <w:lang w:val="en-US"/>
          </w:rPr>
          <w:t>his project</w:t>
        </w:r>
      </w:ins>
      <w:ins w:id="493" w:author="Ricardo Almeida" w:date="2022-06-17T18:12:00Z">
        <w:r w:rsidR="00B70B2A">
          <w:rPr>
            <w:lang w:val="en-US"/>
          </w:rPr>
          <w:t xml:space="preserve"> uses</w:t>
        </w:r>
      </w:ins>
      <w:ins w:id="494" w:author="Ricardo Almeida" w:date="2022-06-16T19:22:00Z">
        <w:r w:rsidR="0006766B">
          <w:rPr>
            <w:lang w:val="en-US"/>
          </w:rPr>
          <w:t xml:space="preserve"> </w:t>
        </w:r>
        <w:r w:rsidR="00FE1E27">
          <w:rPr>
            <w:lang w:val="en-US"/>
          </w:rPr>
          <w:t>pandas</w:t>
        </w:r>
        <w:r w:rsidR="00340081">
          <w:rPr>
            <w:lang w:val="en-US"/>
          </w:rPr>
          <w:t>, numpy</w:t>
        </w:r>
      </w:ins>
      <w:ins w:id="495" w:author="Ricardo Almeida" w:date="2022-06-16T19:23:00Z">
        <w:r w:rsidR="00340081">
          <w:rPr>
            <w:lang w:val="en-US"/>
          </w:rPr>
          <w:t>, seaborn</w:t>
        </w:r>
      </w:ins>
      <w:ins w:id="496" w:author="Ricardo Almeida" w:date="2022-06-17T18:12:00Z">
        <w:r w:rsidR="00B70B2A">
          <w:rPr>
            <w:lang w:val="en-US"/>
          </w:rPr>
          <w:t>,</w:t>
        </w:r>
      </w:ins>
      <w:ins w:id="497" w:author="Ricardo Almeida" w:date="2022-06-16T19:23:00Z">
        <w:r w:rsidR="00340081">
          <w:rPr>
            <w:lang w:val="en-US"/>
          </w:rPr>
          <w:t xml:space="preserve"> matplot</w:t>
        </w:r>
      </w:ins>
      <w:ins w:id="498" w:author="Ricardo Almeida" w:date="2022-06-17T18:11:00Z">
        <w:r w:rsidR="00A06CAB">
          <w:rPr>
            <w:lang w:val="en-US"/>
          </w:rPr>
          <w:t>lib</w:t>
        </w:r>
        <w:r w:rsidR="00B215D5">
          <w:rPr>
            <w:lang w:val="en-US"/>
          </w:rPr>
          <w:t xml:space="preserve">, </w:t>
        </w:r>
      </w:ins>
      <w:ins w:id="499" w:author="Ricardo Almeida" w:date="2022-06-17T18:12:00Z">
        <w:r w:rsidR="00B70B2A">
          <w:rPr>
            <w:lang w:val="en-US"/>
          </w:rPr>
          <w:t>datetime, sklearn</w:t>
        </w:r>
      </w:ins>
      <w:ins w:id="500" w:author="Ricardo Almeida" w:date="2022-06-17T18:18:00Z">
        <w:r w:rsidR="003523EB">
          <w:rPr>
            <w:lang w:val="en-US"/>
          </w:rPr>
          <w:t>,</w:t>
        </w:r>
      </w:ins>
      <w:ins w:id="501" w:author="Ricardo Almeida" w:date="2022-06-17T18:12:00Z">
        <w:r w:rsidR="00B70B2A">
          <w:rPr>
            <w:lang w:val="en-US"/>
          </w:rPr>
          <w:t xml:space="preserve"> and scipy</w:t>
        </w:r>
      </w:ins>
      <w:ins w:id="502" w:author="Ricardo Almeida" w:date="2022-06-17T18:13:00Z">
        <w:r w:rsidR="006B48BA">
          <w:rPr>
            <w:lang w:val="en-US"/>
          </w:rPr>
          <w:t xml:space="preserve"> (</w:t>
        </w:r>
        <w:r w:rsidR="00E81277">
          <w:rPr>
            <w:lang w:val="en-US"/>
          </w:rPr>
          <w:t>Attachment A).</w:t>
        </w:r>
      </w:ins>
      <w:ins w:id="503" w:author="Ricardo Almeida" w:date="2022-06-17T18:14:00Z">
        <w:r w:rsidR="00DC3B93">
          <w:rPr>
            <w:lang w:val="en-US"/>
          </w:rPr>
          <w:t xml:space="preserve"> After importing data from “train.csv” and “test.csv</w:t>
        </w:r>
      </w:ins>
      <w:ins w:id="504" w:author="Ricardo Almeida" w:date="2022-06-17T18:19:00Z">
        <w:r w:rsidR="001C05B1">
          <w:rPr>
            <w:lang w:val="en-US"/>
          </w:rPr>
          <w:t>”</w:t>
        </w:r>
      </w:ins>
      <w:ins w:id="505" w:author="Ricardo Almeida" w:date="2022-06-17T18:14:00Z">
        <w:r w:rsidR="007D6582">
          <w:rPr>
            <w:lang w:val="en-US"/>
          </w:rPr>
          <w:t xml:space="preserve">, exploration </w:t>
        </w:r>
      </w:ins>
      <w:ins w:id="506" w:author="Ricardo Almeida" w:date="2022-06-17T18:19:00Z">
        <w:r w:rsidR="001C05B1">
          <w:rPr>
            <w:lang w:val="en-US"/>
          </w:rPr>
          <w:t>can begin</w:t>
        </w:r>
        <w:r w:rsidR="0093621A">
          <w:rPr>
            <w:lang w:val="en-US"/>
          </w:rPr>
          <w:t xml:space="preserve">. Basic exploration </w:t>
        </w:r>
      </w:ins>
      <w:ins w:id="507" w:author="Ricardo Almeida" w:date="2022-06-17T18:33:00Z">
        <w:r w:rsidR="008942BE">
          <w:rPr>
            <w:lang w:val="en-US"/>
          </w:rPr>
          <w:t>was perfo</w:t>
        </w:r>
      </w:ins>
      <w:ins w:id="508" w:author="Ricardo Almeida" w:date="2022-06-17T18:34:00Z">
        <w:r w:rsidR="003B7E19">
          <w:rPr>
            <w:lang w:val="en-US"/>
          </w:rPr>
          <w:t>r</w:t>
        </w:r>
      </w:ins>
      <w:ins w:id="509" w:author="Ricardo Almeida" w:date="2022-06-17T18:33:00Z">
        <w:r w:rsidR="008942BE">
          <w:rPr>
            <w:lang w:val="en-US"/>
          </w:rPr>
          <w:t>med by</w:t>
        </w:r>
      </w:ins>
      <w:ins w:id="510" w:author="Ricardo Almeida" w:date="2022-06-17T18:19:00Z">
        <w:r w:rsidR="0093621A">
          <w:rPr>
            <w:lang w:val="en-US"/>
          </w:rPr>
          <w:t xml:space="preserve"> </w:t>
        </w:r>
      </w:ins>
      <w:ins w:id="511" w:author="Ricardo Almeida" w:date="2022-06-17T18:20:00Z">
        <w:r w:rsidR="00107ABA">
          <w:rPr>
            <w:lang w:val="en-US"/>
          </w:rPr>
          <w:t xml:space="preserve">checking the shape (number of records and attributes) of </w:t>
        </w:r>
      </w:ins>
      <w:ins w:id="512" w:author="Ricardo Almeida" w:date="2022-06-17T18:21:00Z">
        <w:r w:rsidR="00107ABA">
          <w:rPr>
            <w:lang w:val="en-US"/>
          </w:rPr>
          <w:t>both</w:t>
        </w:r>
      </w:ins>
      <w:ins w:id="513" w:author="Ricardo Almeida" w:date="2022-06-17T18:20:00Z">
        <w:r w:rsidR="00107ABA">
          <w:rPr>
            <w:lang w:val="en-US"/>
          </w:rPr>
          <w:t xml:space="preserve"> datasets</w:t>
        </w:r>
      </w:ins>
      <w:ins w:id="514" w:author="Ricardo Almeida" w:date="2022-06-17T18:21:00Z">
        <w:r w:rsidR="00E80544">
          <w:rPr>
            <w:lang w:val="en-US"/>
          </w:rPr>
          <w:t>, column names and types, duplicate values, hea</w:t>
        </w:r>
      </w:ins>
      <w:ins w:id="515" w:author="Ricardo Almeida" w:date="2022-06-17T18:22:00Z">
        <w:r w:rsidR="00E80544">
          <w:rPr>
            <w:lang w:val="en-US"/>
          </w:rPr>
          <w:t>d and tail records</w:t>
        </w:r>
      </w:ins>
      <w:ins w:id="516" w:author="Ricardo Almeida" w:date="2022-06-17T18:33:00Z">
        <w:r w:rsidR="003B7E19">
          <w:rPr>
            <w:lang w:val="en-US"/>
          </w:rPr>
          <w:t xml:space="preserve">, </w:t>
        </w:r>
      </w:ins>
      <w:ins w:id="517" w:author="Ricardo Almeida" w:date="2022-06-17T18:37:00Z">
        <w:r w:rsidR="00527FF0">
          <w:rPr>
            <w:lang w:val="en-US"/>
          </w:rPr>
          <w:t>descriptive statistics,</w:t>
        </w:r>
      </w:ins>
      <w:ins w:id="518" w:author="Ricardo Almeida" w:date="2022-06-17T18:38:00Z">
        <w:r w:rsidR="00527FF0">
          <w:rPr>
            <w:lang w:val="en-US"/>
          </w:rPr>
          <w:t xml:space="preserve"> skewness and kurtosis, unique values per column, and c</w:t>
        </w:r>
      </w:ins>
      <w:ins w:id="519" w:author="Ricardo Almeida" w:date="2022-06-17T18:39:00Z">
        <w:r w:rsidR="00527FF0">
          <w:rPr>
            <w:lang w:val="en-US"/>
          </w:rPr>
          <w:t xml:space="preserve">reating </w:t>
        </w:r>
        <w:r w:rsidR="00D7427F">
          <w:rPr>
            <w:lang w:val="en-US"/>
          </w:rPr>
          <w:t>multi</w:t>
        </w:r>
      </w:ins>
      <w:ins w:id="520" w:author="Ricardo Almeida" w:date="2022-06-17T18:40:00Z">
        <w:r w:rsidR="00A0711D">
          <w:rPr>
            <w:lang w:val="en-US"/>
          </w:rPr>
          <w:t>ple visualizations fo</w:t>
        </w:r>
        <w:r w:rsidR="001C0F52">
          <w:rPr>
            <w:lang w:val="en-US"/>
          </w:rPr>
          <w:t xml:space="preserve">r </w:t>
        </w:r>
      </w:ins>
      <w:ins w:id="521" w:author="Ricardo Almeida" w:date="2022-06-17T18:43:00Z">
        <w:r w:rsidR="00FE39EB">
          <w:rPr>
            <w:lang w:val="en-US"/>
          </w:rPr>
          <w:t>observing relations between variables</w:t>
        </w:r>
        <w:r w:rsidR="00A5002D">
          <w:rPr>
            <w:lang w:val="en-US"/>
          </w:rPr>
          <w:t xml:space="preserve">. From this step, </w:t>
        </w:r>
        <w:r w:rsidR="00DB7842">
          <w:rPr>
            <w:lang w:val="en-US"/>
          </w:rPr>
          <w:t xml:space="preserve">the data </w:t>
        </w:r>
      </w:ins>
      <w:ins w:id="522" w:author="Ricardo Almeida" w:date="2022-06-17T18:44:00Z">
        <w:r w:rsidR="00DB7842">
          <w:rPr>
            <w:lang w:val="en-US"/>
          </w:rPr>
          <w:t xml:space="preserve">science team drew the following conclusions: </w:t>
        </w:r>
        <w:r w:rsidR="00001937">
          <w:rPr>
            <w:lang w:val="en-US"/>
          </w:rPr>
          <w:t>there are no duplicate values, the training data</w:t>
        </w:r>
      </w:ins>
      <w:ins w:id="523" w:author="Ricardo Almeida" w:date="2022-06-17T18:45:00Z">
        <w:r w:rsidR="00001937">
          <w:rPr>
            <w:lang w:val="en-US"/>
          </w:rPr>
          <w:t xml:space="preserve">set </w:t>
        </w:r>
        <w:r w:rsidR="0041585B">
          <w:rPr>
            <w:lang w:val="en-US"/>
          </w:rPr>
          <w:t>has 15</w:t>
        </w:r>
        <w:r w:rsidR="00B7608C">
          <w:rPr>
            <w:lang w:val="en-US"/>
          </w:rPr>
          <w:t>,589 rows and 21 columns,</w:t>
        </w:r>
      </w:ins>
      <w:ins w:id="524" w:author="Ricardo Almeida" w:date="2022-06-17T18:46:00Z">
        <w:r w:rsidR="00B7608C">
          <w:rPr>
            <w:lang w:val="en-US"/>
          </w:rPr>
          <w:t xml:space="preserve"> about three times as many as the </w:t>
        </w:r>
        <w:r w:rsidR="00936C4C">
          <w:rPr>
            <w:lang w:val="en-US"/>
          </w:rPr>
          <w:t xml:space="preserve">test dataset, which has </w:t>
        </w:r>
      </w:ins>
      <w:ins w:id="525" w:author="Ricardo Almeida" w:date="2022-06-17T18:47:00Z">
        <w:r w:rsidR="00936C4C">
          <w:rPr>
            <w:lang w:val="en-US"/>
          </w:rPr>
          <w:t>5,195 rows and 20 columns</w:t>
        </w:r>
      </w:ins>
      <w:ins w:id="526" w:author="Ricardo Almeida" w:date="2022-06-17T18:56:00Z">
        <w:r w:rsidR="001119D4">
          <w:rPr>
            <w:lang w:val="en-US"/>
          </w:rPr>
          <w:t>, which is a proper proportion for developing a supervised machine learning model</w:t>
        </w:r>
      </w:ins>
      <w:ins w:id="527" w:author="Ricardo Almeida" w:date="2022-06-17T18:47:00Z">
        <w:r w:rsidR="00936C4C">
          <w:rPr>
            <w:lang w:val="en-US"/>
          </w:rPr>
          <w:t>.</w:t>
        </w:r>
      </w:ins>
      <w:ins w:id="528" w:author="Ricardo Almeida" w:date="2022-06-17T18:52:00Z">
        <w:r w:rsidR="00EB4882">
          <w:rPr>
            <w:lang w:val="en-US"/>
          </w:rPr>
          <w:t xml:space="preserve"> </w:t>
        </w:r>
      </w:ins>
      <w:ins w:id="529" w:author="Ricardo Almeida" w:date="2022-06-17T18:57:00Z">
        <w:r w:rsidR="00DB4A4C">
          <w:rPr>
            <w:lang w:val="en-US"/>
          </w:rPr>
          <w:t>“train.csv”</w:t>
        </w:r>
      </w:ins>
      <w:ins w:id="530" w:author="Ricardo Almeida" w:date="2022-06-17T18:52:00Z">
        <w:r w:rsidR="00E316E4">
          <w:rPr>
            <w:lang w:val="en-US"/>
          </w:rPr>
          <w:t xml:space="preserve"> has 16 integer variables, 4 ob</w:t>
        </w:r>
      </w:ins>
      <w:ins w:id="531" w:author="Ricardo Almeida" w:date="2022-06-17T18:53:00Z">
        <w:r w:rsidR="00E316E4">
          <w:rPr>
            <w:lang w:val="en-US"/>
          </w:rPr>
          <w:t xml:space="preserve">ject, and 1 </w:t>
        </w:r>
        <w:r w:rsidR="00E316E4">
          <w:rPr>
            <w:lang w:val="en-US"/>
          </w:rPr>
          <w:lastRenderedPageBreak/>
          <w:t>float variable</w:t>
        </w:r>
      </w:ins>
      <w:ins w:id="532" w:author="Ricardo Almeida" w:date="2022-06-17T18:57:00Z">
        <w:r w:rsidR="00DB4A4C">
          <w:rPr>
            <w:lang w:val="en-US"/>
          </w:rPr>
          <w:t>. “test.csv”</w:t>
        </w:r>
      </w:ins>
      <w:ins w:id="533" w:author="Ricardo Almeida" w:date="2022-06-17T18:53:00Z">
        <w:r w:rsidR="00E316E4">
          <w:rPr>
            <w:lang w:val="en-US"/>
          </w:rPr>
          <w:t xml:space="preserve"> </w:t>
        </w:r>
        <w:r w:rsidR="004B51F7">
          <w:rPr>
            <w:lang w:val="en-US"/>
          </w:rPr>
          <w:t>is equal, minus the float variable.</w:t>
        </w:r>
      </w:ins>
      <w:ins w:id="534" w:author="Ricardo Almeida" w:date="2022-06-17T18:47:00Z">
        <w:r w:rsidR="00936C4C">
          <w:rPr>
            <w:lang w:val="en-US"/>
          </w:rPr>
          <w:t xml:space="preserve"> </w:t>
        </w:r>
      </w:ins>
      <w:ins w:id="535" w:author="Ricardo Almeida" w:date="2022-06-17T18:53:00Z">
        <w:r w:rsidR="004B51F7">
          <w:rPr>
            <w:lang w:val="en-US"/>
          </w:rPr>
          <w:t>Al</w:t>
        </w:r>
      </w:ins>
      <w:ins w:id="536" w:author="Ricardo Almeida" w:date="2022-06-17T18:54:00Z">
        <w:r w:rsidR="004B51F7">
          <w:rPr>
            <w:lang w:val="en-US"/>
          </w:rPr>
          <w:t>though</w:t>
        </w:r>
      </w:ins>
      <w:ins w:id="537" w:author="Ricardo Almeida" w:date="2022-06-17T18:47:00Z">
        <w:r w:rsidR="00936C4C">
          <w:rPr>
            <w:lang w:val="en-US"/>
          </w:rPr>
          <w:t xml:space="preserve"> </w:t>
        </w:r>
      </w:ins>
      <w:ins w:id="538" w:author="Ricardo Almeida" w:date="2022-06-17T18:54:00Z">
        <w:r w:rsidR="00B14582">
          <w:rPr>
            <w:lang w:val="en-US"/>
          </w:rPr>
          <w:t>neither has</w:t>
        </w:r>
      </w:ins>
      <w:ins w:id="539" w:author="Ricardo Almeida" w:date="2022-06-17T18:47:00Z">
        <w:r w:rsidR="00936C4C">
          <w:rPr>
            <w:lang w:val="en-US"/>
          </w:rPr>
          <w:t xml:space="preserve"> duplicate values</w:t>
        </w:r>
      </w:ins>
      <w:ins w:id="540" w:author="Ricardo Almeida" w:date="2022-06-17T18:49:00Z">
        <w:r w:rsidR="000017E5">
          <w:rPr>
            <w:lang w:val="en-US"/>
          </w:rPr>
          <w:t>, there are</w:t>
        </w:r>
      </w:ins>
      <w:ins w:id="541" w:author="Ricardo Almeida" w:date="2022-06-17T18:51:00Z">
        <w:r w:rsidR="00100DCB">
          <w:rPr>
            <w:lang w:val="en-US"/>
          </w:rPr>
          <w:t xml:space="preserve"> </w:t>
        </w:r>
        <w:r w:rsidR="00EB4882">
          <w:rPr>
            <w:lang w:val="en-US"/>
          </w:rPr>
          <w:t>195</w:t>
        </w:r>
        <w:r w:rsidR="00100DCB">
          <w:rPr>
            <w:lang w:val="en-US"/>
          </w:rPr>
          <w:t xml:space="preserve"> missing </w:t>
        </w:r>
        <w:r w:rsidR="00EB4882">
          <w:rPr>
            <w:lang w:val="en-US"/>
          </w:rPr>
          <w:t>values in the</w:t>
        </w:r>
      </w:ins>
      <w:ins w:id="542" w:author="Ricardo Almeida" w:date="2022-06-17T18:53:00Z">
        <w:r w:rsidR="004B51F7">
          <w:rPr>
            <w:lang w:val="en-US"/>
          </w:rPr>
          <w:t xml:space="preserve"> training dataset’s</w:t>
        </w:r>
      </w:ins>
      <w:ins w:id="543" w:author="Ricardo Almeida" w:date="2022-06-17T18:51:00Z">
        <w:r w:rsidR="00EB4882">
          <w:rPr>
            <w:lang w:val="en-US"/>
          </w:rPr>
          <w:t xml:space="preserve"> column </w:t>
        </w:r>
        <w:r w:rsidR="00EB4882" w:rsidRPr="00EB4882">
          <w:rPr>
            <w:i/>
            <w:iCs/>
            <w:lang w:val="en-US"/>
            <w:rPrChange w:id="544" w:author="Ricardo Almeida" w:date="2022-06-17T18:52:00Z">
              <w:rPr>
                <w:lang w:val="en-US"/>
              </w:rPr>
            </w:rPrChange>
          </w:rPr>
          <w:t>Year_</w:t>
        </w:r>
      </w:ins>
      <w:ins w:id="545" w:author="Ricardo Almeida" w:date="2022-06-17T18:52:00Z">
        <w:r w:rsidR="00EB4882" w:rsidRPr="00EB4882">
          <w:rPr>
            <w:i/>
            <w:iCs/>
            <w:lang w:val="en-US"/>
            <w:rPrChange w:id="546" w:author="Ricardo Almeida" w:date="2022-06-17T18:52:00Z">
              <w:rPr>
                <w:lang w:val="en-US"/>
              </w:rPr>
            </w:rPrChange>
          </w:rPr>
          <w:t>Birth</w:t>
        </w:r>
        <w:r w:rsidR="00EB4882">
          <w:rPr>
            <w:lang w:val="en-US"/>
          </w:rPr>
          <w:t xml:space="preserve">. </w:t>
        </w:r>
      </w:ins>
      <w:ins w:id="547" w:author="Ricardo Almeida" w:date="2022-06-17T18:58:00Z">
        <w:r w:rsidR="007E4A39">
          <w:rPr>
            <w:lang w:val="en-US"/>
          </w:rPr>
          <w:t xml:space="preserve"> </w:t>
        </w:r>
      </w:ins>
    </w:p>
    <w:p w14:paraId="1092CCF0" w14:textId="007BB6B3" w:rsidR="00937198" w:rsidDel="00BC4043" w:rsidRDefault="00EC134E" w:rsidP="00EA4993">
      <w:pPr>
        <w:rPr>
          <w:del w:id="548" w:author="Ricardo Almeida" w:date="2022-06-02T19:27:00Z"/>
          <w:rFonts w:cs="Arial"/>
          <w:szCs w:val="20"/>
          <w:lang w:val="en-GB"/>
        </w:rPr>
      </w:pPr>
      <w:ins w:id="549" w:author="Ricardo Almeida" w:date="2022-06-17T19:05:00Z">
        <w:r>
          <w:rPr>
            <w:lang w:val="en-US"/>
          </w:rPr>
          <w:t>For the training dataset</w:t>
        </w:r>
      </w:ins>
      <w:ins w:id="550" w:author="Ricardo Almeida" w:date="2022-06-17T18:58:00Z">
        <w:r w:rsidR="007E4A39">
          <w:rPr>
            <w:lang w:val="en-US"/>
          </w:rPr>
          <w:t>, t</w:t>
        </w:r>
        <w:r w:rsidR="00274B40">
          <w:rPr>
            <w:lang w:val="en-US"/>
          </w:rPr>
          <w:t>he average customer satisfaction is 3</w:t>
        </w:r>
      </w:ins>
      <w:ins w:id="551" w:author="Ricardo Almeida" w:date="2022-06-17T19:07:00Z">
        <w:r w:rsidR="005A3648">
          <w:rPr>
            <w:lang w:val="en-US"/>
          </w:rPr>
          <w:t>. T</w:t>
        </w:r>
      </w:ins>
      <w:ins w:id="552" w:author="Ricardo Almeida" w:date="2022-06-17T19:05:00Z">
        <w:r>
          <w:rPr>
            <w:lang w:val="en-US"/>
          </w:rPr>
          <w:t>here is a</w:t>
        </w:r>
      </w:ins>
      <w:ins w:id="553" w:author="Ricardo Almeida" w:date="2022-06-17T18:58:00Z">
        <w:r w:rsidR="007E4A39">
          <w:rPr>
            <w:lang w:val="en-US"/>
          </w:rPr>
          <w:t xml:space="preserve"> </w:t>
        </w:r>
      </w:ins>
      <w:ins w:id="554" w:author="Ricardo Almeida" w:date="2022-06-17T19:05:00Z">
        <w:r>
          <w:rPr>
            <w:lang w:val="en-US"/>
          </w:rPr>
          <w:t>high</w:t>
        </w:r>
      </w:ins>
      <w:ins w:id="555" w:author="Ricardo Almeida" w:date="2022-06-17T19:06:00Z">
        <w:r>
          <w:rPr>
            <w:lang w:val="en-US"/>
          </w:rPr>
          <w:t xml:space="preserve"> </w:t>
        </w:r>
      </w:ins>
      <w:ins w:id="556" w:author="Ricardo Almeida" w:date="2022-06-17T18:58:00Z">
        <w:r w:rsidR="007E4A39" w:rsidRPr="00BD1FD2">
          <w:rPr>
            <w:i/>
            <w:iCs/>
            <w:lang w:val="en-US"/>
            <w:rPrChange w:id="557" w:author="Ricardo Almeida" w:date="2022-06-17T19:01:00Z">
              <w:rPr>
                <w:lang w:val="en-US"/>
              </w:rPr>
            </w:rPrChange>
          </w:rPr>
          <w:t>RewardPoints</w:t>
        </w:r>
        <w:r w:rsidR="007E4A39">
          <w:rPr>
            <w:lang w:val="en-US"/>
          </w:rPr>
          <w:t xml:space="preserve"> </w:t>
        </w:r>
      </w:ins>
      <w:ins w:id="558" w:author="Ricardo Almeida" w:date="2022-06-17T19:06:00Z">
        <w:r>
          <w:rPr>
            <w:lang w:val="en-US"/>
          </w:rPr>
          <w:t>standard deviation</w:t>
        </w:r>
      </w:ins>
      <w:ins w:id="559" w:author="Ricardo Almeida" w:date="2022-06-17T18:59:00Z">
        <w:r w:rsidR="00A24B9F">
          <w:rPr>
            <w:lang w:val="en-US"/>
          </w:rPr>
          <w:t xml:space="preserve">, indicating </w:t>
        </w:r>
      </w:ins>
      <w:ins w:id="560" w:author="Ricardo Almeida" w:date="2022-06-17T19:06:00Z">
        <w:r>
          <w:rPr>
            <w:lang w:val="en-US"/>
          </w:rPr>
          <w:t xml:space="preserve">that its </w:t>
        </w:r>
      </w:ins>
      <w:ins w:id="561" w:author="Ricardo Almeida" w:date="2022-06-17T18:59:00Z">
        <w:r w:rsidR="00A24B9F">
          <w:rPr>
            <w:lang w:val="en-US"/>
          </w:rPr>
          <w:t>values are spread out. Multiple services were rate</w:t>
        </w:r>
        <w:r w:rsidR="001C5060">
          <w:rPr>
            <w:lang w:val="en-US"/>
          </w:rPr>
          <w:t>d 0</w:t>
        </w:r>
      </w:ins>
      <w:ins w:id="562" w:author="Ricardo Almeida" w:date="2022-06-17T19:08:00Z">
        <w:r w:rsidR="005A3648">
          <w:rPr>
            <w:lang w:val="en-US"/>
          </w:rPr>
          <w:t>,</w:t>
        </w:r>
      </w:ins>
      <w:ins w:id="563" w:author="Ricardo Almeida" w:date="2022-06-17T19:07:00Z">
        <w:r w:rsidR="005A3648">
          <w:rPr>
            <w:lang w:val="en-US"/>
          </w:rPr>
          <w:t xml:space="preserve"> at least once</w:t>
        </w:r>
      </w:ins>
      <w:ins w:id="564" w:author="Ricardo Almeida" w:date="2022-06-17T18:59:00Z">
        <w:r w:rsidR="001C5060">
          <w:rPr>
            <w:lang w:val="en-US"/>
          </w:rPr>
          <w:t xml:space="preserve">, expect for </w:t>
        </w:r>
        <w:r w:rsidR="001C5060" w:rsidRPr="006860AC">
          <w:rPr>
            <w:i/>
            <w:iCs/>
            <w:lang w:val="en-US"/>
            <w:rPrChange w:id="565" w:author="Ricardo Almeida" w:date="2022-06-17T19:01:00Z">
              <w:rPr>
                <w:lang w:val="en-US"/>
              </w:rPr>
            </w:rPrChange>
          </w:rPr>
          <w:t>Location</w:t>
        </w:r>
        <w:r w:rsidR="001C5060">
          <w:rPr>
            <w:lang w:val="en-US"/>
          </w:rPr>
          <w:t xml:space="preserve">, </w:t>
        </w:r>
        <w:r w:rsidR="001C5060" w:rsidRPr="006860AC">
          <w:rPr>
            <w:i/>
            <w:iCs/>
            <w:lang w:val="en-US"/>
            <w:rPrChange w:id="566" w:author="Ricardo Almeida" w:date="2022-06-17T19:01:00Z">
              <w:rPr>
                <w:lang w:val="en-US"/>
              </w:rPr>
            </w:rPrChange>
          </w:rPr>
          <w:t>Staff</w:t>
        </w:r>
        <w:r w:rsidR="001C5060">
          <w:rPr>
            <w:lang w:val="en-US"/>
          </w:rPr>
          <w:t xml:space="preserve">, </w:t>
        </w:r>
        <w:r w:rsidR="001C5060" w:rsidRPr="006860AC">
          <w:rPr>
            <w:i/>
            <w:iCs/>
            <w:lang w:val="en-US"/>
            <w:rPrChange w:id="567" w:author="Ricardo Almeida" w:date="2022-06-17T19:01:00Z">
              <w:rPr>
                <w:lang w:val="en-US"/>
              </w:rPr>
            </w:rPrChange>
          </w:rPr>
          <w:t>PriceQuality, CheckOut</w:t>
        </w:r>
        <w:r w:rsidR="001C5060" w:rsidRPr="006860AC">
          <w:rPr>
            <w:lang w:val="en-US"/>
          </w:rPr>
          <w:t>,</w:t>
        </w:r>
        <w:r w:rsidR="001C5060" w:rsidRPr="006860AC">
          <w:rPr>
            <w:i/>
            <w:iCs/>
            <w:lang w:val="en-US"/>
            <w:rPrChange w:id="568" w:author="Ricardo Almeida" w:date="2022-06-17T19:01:00Z">
              <w:rPr>
                <w:lang w:val="en-US"/>
              </w:rPr>
            </w:rPrChange>
          </w:rPr>
          <w:t xml:space="preserve"> CheckIn</w:t>
        </w:r>
      </w:ins>
      <w:ins w:id="569" w:author="Ricardo Almeida" w:date="2022-06-17T19:00:00Z">
        <w:r w:rsidR="001C5060">
          <w:rPr>
            <w:lang w:val="en-US"/>
          </w:rPr>
          <w:t xml:space="preserve"> and </w:t>
        </w:r>
        <w:r w:rsidR="001C5060" w:rsidRPr="006860AC">
          <w:rPr>
            <w:i/>
            <w:iCs/>
            <w:lang w:val="en-US"/>
            <w:rPrChange w:id="570" w:author="Ricardo Almeida" w:date="2022-06-17T19:02:00Z">
              <w:rPr>
                <w:lang w:val="en-US"/>
              </w:rPr>
            </w:rPrChange>
          </w:rPr>
          <w:t>Cleanliness</w:t>
        </w:r>
        <w:r w:rsidR="001C5060">
          <w:rPr>
            <w:lang w:val="en-US"/>
          </w:rPr>
          <w:t xml:space="preserve">. </w:t>
        </w:r>
      </w:ins>
      <w:ins w:id="571" w:author="Ricardo Almeida" w:date="2022-06-17T19:03:00Z">
        <w:r w:rsidR="00696305">
          <w:rPr>
            <w:lang w:val="en-US"/>
          </w:rPr>
          <w:t>The median rate for</w:t>
        </w:r>
      </w:ins>
      <w:ins w:id="572" w:author="Ricardo Almeida" w:date="2022-06-17T19:01:00Z">
        <w:r w:rsidR="00BD1FD2">
          <w:rPr>
            <w:lang w:val="en-US"/>
          </w:rPr>
          <w:t xml:space="preserve"> </w:t>
        </w:r>
        <w:r w:rsidR="00BD1FD2" w:rsidRPr="00BD1FD2">
          <w:rPr>
            <w:i/>
            <w:iCs/>
            <w:lang w:val="en-US"/>
            <w:rPrChange w:id="573" w:author="Ricardo Almeida" w:date="2022-06-17T19:01:00Z">
              <w:rPr>
                <w:lang w:val="en-US"/>
              </w:rPr>
            </w:rPrChange>
          </w:rPr>
          <w:t>Amenities</w:t>
        </w:r>
      </w:ins>
      <w:ins w:id="574" w:author="Ricardo Almeida" w:date="2022-06-17T19:02:00Z">
        <w:r w:rsidR="006860AC">
          <w:rPr>
            <w:i/>
            <w:iCs/>
            <w:lang w:val="en-US"/>
          </w:rPr>
          <w:t>, Staff, OnlineBooking, PriceQuality, RoomSpace, CheckOut and Cleanliness</w:t>
        </w:r>
      </w:ins>
      <w:ins w:id="575" w:author="Ricardo Almeida" w:date="2022-06-17T19:03:00Z">
        <w:r w:rsidR="00696305">
          <w:rPr>
            <w:lang w:val="en-US"/>
          </w:rPr>
          <w:t xml:space="preserve"> is 4</w:t>
        </w:r>
      </w:ins>
      <w:ins w:id="576" w:author="Ricardo Almeida" w:date="2022-06-17T19:02:00Z">
        <w:r w:rsidR="006860AC">
          <w:rPr>
            <w:i/>
            <w:iCs/>
            <w:lang w:val="en-US"/>
          </w:rPr>
          <w:t>.</w:t>
        </w:r>
      </w:ins>
      <w:ins w:id="577" w:author="Ricardo Almeida" w:date="2022-06-17T19:03:00Z">
        <w:r w:rsidR="00696305">
          <w:rPr>
            <w:i/>
            <w:iCs/>
            <w:lang w:val="en-US"/>
          </w:rPr>
          <w:t xml:space="preserve"> </w:t>
        </w:r>
        <w:r w:rsidR="00696305">
          <w:rPr>
            <w:lang w:val="en-US"/>
          </w:rPr>
          <w:t>Likewise</w:t>
        </w:r>
      </w:ins>
      <w:ins w:id="578" w:author="Ricardo Almeida" w:date="2022-06-17T19:04:00Z">
        <w:r w:rsidR="00696305">
          <w:rPr>
            <w:lang w:val="en-US"/>
          </w:rPr>
          <w:t>, the median age is 41.</w:t>
        </w:r>
        <w:r w:rsidR="00D8705C">
          <w:rPr>
            <w:lang w:val="en-US"/>
          </w:rPr>
          <w:t xml:space="preserve"> The Maximum value for Wifi is 6, which </w:t>
        </w:r>
      </w:ins>
      <w:ins w:id="579" w:author="Ricardo Almeida" w:date="2022-06-17T19:06:00Z">
        <w:r w:rsidR="00364FCF">
          <w:rPr>
            <w:lang w:val="en-US"/>
          </w:rPr>
          <w:t xml:space="preserve">was </w:t>
        </w:r>
      </w:ins>
      <w:ins w:id="580" w:author="Ricardo Almeida" w:date="2022-06-17T19:04:00Z">
        <w:r w:rsidR="00D8705C">
          <w:rPr>
            <w:lang w:val="en-US"/>
          </w:rPr>
          <w:t>addressed later in the proces</w:t>
        </w:r>
      </w:ins>
      <w:ins w:id="581" w:author="Ricardo Almeida" w:date="2022-06-17T19:05:00Z">
        <w:r w:rsidR="00D8705C">
          <w:rPr>
            <w:lang w:val="en-US"/>
          </w:rPr>
          <w:t>s.</w:t>
        </w:r>
      </w:ins>
      <w:ins w:id="582" w:author="Ricardo Almeida" w:date="2022-06-17T19:02:00Z">
        <w:r w:rsidR="00F60E7F">
          <w:rPr>
            <w:i/>
            <w:iCs/>
            <w:lang w:val="en-US"/>
          </w:rPr>
          <w:t xml:space="preserve"> </w:t>
        </w:r>
      </w:ins>
      <w:ins w:id="583" w:author="Ricardo Almeida" w:date="2022-06-17T19:07:00Z">
        <w:r w:rsidR="00FC1300">
          <w:rPr>
            <w:lang w:val="en-US"/>
          </w:rPr>
          <w:t>All services have been rated 5 at least once.</w:t>
        </w:r>
      </w:ins>
      <w:ins w:id="584" w:author="Ricardo Almeida" w:date="2022-06-17T19:08:00Z">
        <w:r w:rsidR="00EA4993">
          <w:rPr>
            <w:lang w:val="en-US"/>
          </w:rPr>
          <w:t xml:space="preserve"> </w:t>
        </w:r>
        <w:r w:rsidR="00EA4993">
          <w:rPr>
            <w:rFonts w:cs="Arial"/>
            <w:szCs w:val="20"/>
            <w:lang w:val="en-GB"/>
          </w:rPr>
          <w:t>The test dataset provided similar results.</w:t>
        </w:r>
      </w:ins>
      <w:del w:id="585" w:author="Ricardo Almeida" w:date="2022-06-02T19:27:00Z">
        <w:r w:rsidR="00DE4DDA" w:rsidRPr="0053685E" w:rsidDel="009B6839">
          <w:rPr>
            <w:lang w:val="en-US"/>
          </w:rPr>
          <w:delText xml:space="preserve">BookMe provided a customer’s database with features about the costumers’ characteristics and business features, as identified in </w:delText>
        </w:r>
        <w:r w:rsidR="00DE4DDA" w:rsidRPr="0053685E" w:rsidDel="009B6839">
          <w:rPr>
            <w:lang w:val="en-US"/>
          </w:rPr>
          <w:fldChar w:fldCharType="begin"/>
        </w:r>
        <w:r w:rsidR="00DE4DDA" w:rsidRPr="0053685E" w:rsidDel="009B6839">
          <w:rPr>
            <w:lang w:val="en-US"/>
          </w:rPr>
          <w:delInstrText xml:space="preserve"> REF _Ref100497843 \h </w:delInstrText>
        </w:r>
      </w:del>
      <w:del w:id="586" w:author="Ricardo Almeida" w:date="2022-06-17T18:58:00Z">
        <w:r w:rsidR="00824CB1" w:rsidRPr="0053685E" w:rsidDel="00274B40">
          <w:rPr>
            <w:lang w:val="en-US"/>
            <w:rPrChange w:id="587" w:author="Ricardo Almeida" w:date="2022-06-16T19:19:00Z">
              <w:rPr>
                <w:highlight w:val="yellow"/>
                <w:lang w:val="en-US"/>
              </w:rPr>
            </w:rPrChange>
          </w:rPr>
          <w:delInstrText xml:space="preserve"> \* MERGEFORMAT </w:delInstrText>
        </w:r>
      </w:del>
      <w:del w:id="588" w:author="Ricardo Almeida" w:date="2022-06-02T19:27:00Z">
        <w:r w:rsidR="00DE4DDA" w:rsidRPr="0053685E" w:rsidDel="009B6839">
          <w:rPr>
            <w:lang w:val="en-US"/>
          </w:rPr>
        </w:r>
        <w:r w:rsidR="00DE4DDA" w:rsidRPr="0053685E" w:rsidDel="009B6839">
          <w:rPr>
            <w:lang w:val="en-US"/>
          </w:rPr>
          <w:fldChar w:fldCharType="separate"/>
        </w:r>
        <w:r w:rsidR="00DE4DDA" w:rsidRPr="0053685E" w:rsidDel="009B6839">
          <w:rPr>
            <w:lang w:val="en-GB"/>
          </w:rPr>
          <w:delText xml:space="preserve">Figure </w:delText>
        </w:r>
        <w:r w:rsidR="00DE4DDA" w:rsidRPr="0053685E" w:rsidDel="009B6839">
          <w:rPr>
            <w:noProof/>
            <w:lang w:val="en-GB"/>
          </w:rPr>
          <w:delText>1</w:delText>
        </w:r>
        <w:r w:rsidR="00DE4DDA" w:rsidRPr="0053685E" w:rsidDel="009B6839">
          <w:rPr>
            <w:lang w:val="en-US"/>
          </w:rPr>
          <w:fldChar w:fldCharType="end"/>
        </w:r>
        <w:r w:rsidR="00DE4DDA" w:rsidRPr="0053685E" w:rsidDel="009B6839">
          <w:rPr>
            <w:lang w:val="en-US"/>
          </w:rPr>
          <w:delText>.</w:delText>
        </w:r>
        <w:r w:rsidR="00BC3BB8" w:rsidRPr="0053685E" w:rsidDel="009B6839">
          <w:rPr>
            <w:lang w:val="en-US"/>
          </w:rPr>
          <w:delText xml:space="preserve"> While the company explained that each customer receives a survey, it’s clear that the company needs to improve its reinforcement, as the database provided only has 15,5 thousand customers contrasting with the 100 thousand a year</w:delText>
        </w:r>
        <w:r w:rsidR="0094788B" w:rsidRPr="0053685E" w:rsidDel="009B6839">
          <w:rPr>
            <w:lang w:val="en-US"/>
          </w:rPr>
          <w:delText xml:space="preserve"> and may not be truly representative</w:delText>
        </w:r>
        <w:r w:rsidR="00BC3BB8" w:rsidRPr="0053685E" w:rsidDel="009B6839">
          <w:rPr>
            <w:lang w:val="en-US"/>
          </w:rPr>
          <w:delText>.</w:delText>
        </w:r>
      </w:del>
    </w:p>
    <w:p w14:paraId="3D253CA9" w14:textId="551927EF" w:rsidR="00BC4043" w:rsidRDefault="00BC4043" w:rsidP="00274B40">
      <w:pPr>
        <w:rPr>
          <w:ins w:id="589" w:author="Ricardo Almeida" w:date="2022-06-17T19:09:00Z"/>
          <w:rFonts w:cs="Arial"/>
          <w:szCs w:val="20"/>
          <w:lang w:val="en-GB"/>
        </w:rPr>
      </w:pPr>
    </w:p>
    <w:p w14:paraId="4405EFF6" w14:textId="5F6860FD" w:rsidR="00BC4043" w:rsidRDefault="0096772D" w:rsidP="00274B40">
      <w:pPr>
        <w:rPr>
          <w:ins w:id="590" w:author="Ricardo Almeida" w:date="2022-06-18T16:32:00Z"/>
          <w:rFonts w:cs="Arial"/>
          <w:szCs w:val="20"/>
          <w:lang w:val="en-GB"/>
        </w:rPr>
      </w:pPr>
      <w:ins w:id="591" w:author="Ricardo Almeida" w:date="2022-06-17T19:10:00Z">
        <w:r>
          <w:rPr>
            <w:rFonts w:cs="Arial"/>
            <w:szCs w:val="20"/>
            <w:lang w:val="en-GB"/>
          </w:rPr>
          <w:t xml:space="preserve">Regarding skewness, </w:t>
        </w:r>
      </w:ins>
      <w:ins w:id="592" w:author="Ricardo Almeida" w:date="2022-06-17T19:11:00Z">
        <w:r>
          <w:rPr>
            <w:rFonts w:cs="Arial"/>
            <w:szCs w:val="20"/>
            <w:lang w:val="en-GB"/>
          </w:rPr>
          <w:t xml:space="preserve">the training set </w:t>
        </w:r>
        <w:r w:rsidR="00315F4A">
          <w:rPr>
            <w:rFonts w:cs="Arial"/>
            <w:szCs w:val="20"/>
            <w:lang w:val="en-GB"/>
          </w:rPr>
          <w:t xml:space="preserve">only has moderately skewed variables: </w:t>
        </w:r>
        <w:r w:rsidR="00315F4A">
          <w:rPr>
            <w:rFonts w:cs="Arial"/>
            <w:i/>
            <w:iCs/>
            <w:szCs w:val="20"/>
            <w:lang w:val="en-GB"/>
          </w:rPr>
          <w:t>Amenities, Staff, PriceQuality, CheckOut, and Cleanliness.</w:t>
        </w:r>
      </w:ins>
      <w:ins w:id="593" w:author="Ricardo Almeida" w:date="2022-06-17T19:12:00Z">
        <w:r w:rsidR="00013E00">
          <w:rPr>
            <w:rFonts w:cs="Arial"/>
            <w:b/>
            <w:bCs/>
            <w:szCs w:val="20"/>
            <w:lang w:val="en-GB"/>
          </w:rPr>
          <w:t xml:space="preserve"> </w:t>
        </w:r>
      </w:ins>
      <w:ins w:id="594" w:author="Ricardo Almeida" w:date="2022-06-17T19:13:00Z">
        <w:r w:rsidR="0037263E">
          <w:rPr>
            <w:rFonts w:cs="Arial"/>
            <w:szCs w:val="20"/>
            <w:lang w:val="en-GB"/>
          </w:rPr>
          <w:t>Parallelly</w:t>
        </w:r>
      </w:ins>
      <w:ins w:id="595" w:author="Ricardo Almeida" w:date="2022-06-17T19:14:00Z">
        <w:r w:rsidR="001E0D03">
          <w:rPr>
            <w:rFonts w:cs="Arial"/>
            <w:szCs w:val="20"/>
            <w:lang w:val="en-GB"/>
          </w:rPr>
          <w:t>, there are no high kurtosis values</w:t>
        </w:r>
        <w:r w:rsidR="00445183">
          <w:rPr>
            <w:rFonts w:cs="Arial"/>
            <w:szCs w:val="20"/>
            <w:lang w:val="en-GB"/>
          </w:rPr>
          <w:t>.</w:t>
        </w:r>
      </w:ins>
      <w:ins w:id="596" w:author="Ricardo Almeida" w:date="2022-06-18T16:20:00Z">
        <w:r w:rsidR="001D0EC0">
          <w:rPr>
            <w:rFonts w:cs="Arial"/>
            <w:szCs w:val="20"/>
            <w:lang w:val="en-GB"/>
          </w:rPr>
          <w:t xml:space="preserve"> Kurtosis </w:t>
        </w:r>
        <w:r w:rsidR="00CC41E7">
          <w:rPr>
            <w:rFonts w:cs="Arial"/>
            <w:szCs w:val="20"/>
            <w:lang w:val="en-GB"/>
          </w:rPr>
          <w:t>descr</w:t>
        </w:r>
      </w:ins>
      <w:ins w:id="597" w:author="Ricardo Almeida" w:date="2022-06-18T16:27:00Z">
        <w:r w:rsidR="00F37F02">
          <w:rPr>
            <w:rFonts w:cs="Arial"/>
            <w:szCs w:val="20"/>
            <w:lang w:val="en-GB"/>
          </w:rPr>
          <w:t>ibes the “tailedness” of the data</w:t>
        </w:r>
      </w:ins>
      <w:ins w:id="598" w:author="Ricardo Almeida" w:date="2022-06-18T16:28:00Z">
        <w:r w:rsidR="0017299D">
          <w:rPr>
            <w:rFonts w:cs="Arial"/>
            <w:szCs w:val="20"/>
            <w:lang w:val="en-GB"/>
          </w:rPr>
          <w:t xml:space="preserve">. Most of the attributes, except for </w:t>
        </w:r>
        <w:r w:rsidR="0017299D" w:rsidRPr="0017299D">
          <w:rPr>
            <w:rFonts w:cs="Arial"/>
            <w:i/>
            <w:iCs/>
            <w:szCs w:val="20"/>
            <w:lang w:val="en-GB"/>
            <w:rPrChange w:id="599" w:author="Ricardo Almeida" w:date="2022-06-18T16:29:00Z">
              <w:rPr>
                <w:rFonts w:cs="Arial"/>
                <w:szCs w:val="20"/>
                <w:lang w:val="en-GB"/>
              </w:rPr>
            </w:rPrChange>
          </w:rPr>
          <w:t>RewardP</w:t>
        </w:r>
      </w:ins>
      <w:ins w:id="600" w:author="Ricardo Almeida" w:date="2022-06-18T16:29:00Z">
        <w:r w:rsidR="0017299D" w:rsidRPr="0017299D">
          <w:rPr>
            <w:rFonts w:cs="Arial"/>
            <w:i/>
            <w:iCs/>
            <w:szCs w:val="20"/>
            <w:lang w:val="en-GB"/>
            <w:rPrChange w:id="601" w:author="Ricardo Almeida" w:date="2022-06-18T16:29:00Z">
              <w:rPr>
                <w:rFonts w:cs="Arial"/>
                <w:szCs w:val="20"/>
                <w:lang w:val="en-GB"/>
              </w:rPr>
            </w:rPrChange>
          </w:rPr>
          <w:t>oints</w:t>
        </w:r>
        <w:r w:rsidR="0017299D">
          <w:rPr>
            <w:rFonts w:cs="Arial"/>
            <w:szCs w:val="20"/>
            <w:lang w:val="en-GB"/>
          </w:rPr>
          <w:t xml:space="preserve">, </w:t>
        </w:r>
        <w:r w:rsidR="00E47F49">
          <w:rPr>
            <w:rFonts w:cs="Arial"/>
            <w:szCs w:val="20"/>
            <w:lang w:val="en-GB"/>
          </w:rPr>
          <w:t xml:space="preserve">are negative, meaning that </w:t>
        </w:r>
        <w:r w:rsidR="00707093">
          <w:rPr>
            <w:rFonts w:cs="Arial"/>
            <w:szCs w:val="20"/>
            <w:lang w:val="en-GB"/>
          </w:rPr>
          <w:t>their distribution is flatter</w:t>
        </w:r>
      </w:ins>
      <w:ins w:id="602" w:author="Ricardo Almeida" w:date="2022-06-18T16:30:00Z">
        <w:r w:rsidR="00707093">
          <w:rPr>
            <w:rFonts w:cs="Arial"/>
            <w:szCs w:val="20"/>
            <w:lang w:val="en-GB"/>
          </w:rPr>
          <w:t xml:space="preserve"> than a normal curve with the same mean and standard deviation.</w:t>
        </w:r>
      </w:ins>
    </w:p>
    <w:p w14:paraId="23396FB9" w14:textId="688CF2F4" w:rsidR="00AA684D" w:rsidRPr="0017299D" w:rsidRDefault="00AA684D" w:rsidP="00274B40">
      <w:pPr>
        <w:rPr>
          <w:ins w:id="603" w:author="Ricardo Almeida" w:date="2022-06-17T19:09:00Z"/>
          <w:rFonts w:cs="Arial"/>
          <w:szCs w:val="20"/>
          <w:lang w:val="en-GB"/>
          <w:rPrChange w:id="604" w:author="Ricardo Almeida" w:date="2022-06-18T16:29:00Z">
            <w:rPr>
              <w:ins w:id="605" w:author="Ricardo Almeida" w:date="2022-06-17T19:09:00Z"/>
              <w:lang w:val="en-US"/>
            </w:rPr>
          </w:rPrChange>
        </w:rPr>
      </w:pPr>
      <w:ins w:id="606" w:author="Ricardo Almeida" w:date="2022-06-18T16:32:00Z">
        <w:r>
          <w:rPr>
            <w:rFonts w:cs="Arial"/>
            <w:szCs w:val="20"/>
            <w:lang w:val="en-GB"/>
          </w:rPr>
          <w:t xml:space="preserve">From analysing </w:t>
        </w:r>
      </w:ins>
      <w:ins w:id="607" w:author="Ricardo Almeida" w:date="2022-06-18T16:33:00Z">
        <w:r w:rsidR="00333CF2">
          <w:rPr>
            <w:rFonts w:cs="Arial"/>
            <w:szCs w:val="20"/>
            <w:lang w:val="en-GB"/>
          </w:rPr>
          <w:t xml:space="preserve">categorical variables </w:t>
        </w:r>
        <w:r w:rsidR="003B3D8D">
          <w:rPr>
            <w:rFonts w:cs="Arial"/>
            <w:szCs w:val="20"/>
            <w:lang w:val="en-GB"/>
          </w:rPr>
          <w:t xml:space="preserve">there are no unary </w:t>
        </w:r>
      </w:ins>
      <w:ins w:id="608" w:author="Ricardo Almeida" w:date="2022-06-18T16:34:00Z">
        <w:r w:rsidR="003B3D8D">
          <w:rPr>
            <w:rFonts w:cs="Arial"/>
            <w:szCs w:val="20"/>
            <w:lang w:val="en-GB"/>
          </w:rPr>
          <w:t xml:space="preserve">variables nor missing values. Name can be </w:t>
        </w:r>
        <w:r w:rsidR="00EE4A7B">
          <w:rPr>
            <w:rFonts w:cs="Arial"/>
            <w:szCs w:val="20"/>
            <w:lang w:val="en-GB"/>
          </w:rPr>
          <w:t>used to create a binary variable called gender.</w:t>
        </w:r>
      </w:ins>
      <w:ins w:id="609" w:author="Ricardo Almeida" w:date="2022-06-18T16:36:00Z">
        <w:r w:rsidR="00D200CD">
          <w:rPr>
            <w:rFonts w:cs="Arial"/>
            <w:szCs w:val="20"/>
            <w:lang w:val="en-GB"/>
          </w:rPr>
          <w:t xml:space="preserve"> From the visualizations, the data </w:t>
        </w:r>
        <w:r w:rsidR="008C52D2">
          <w:rPr>
            <w:rFonts w:cs="Arial"/>
            <w:szCs w:val="20"/>
            <w:lang w:val="en-GB"/>
          </w:rPr>
          <w:t>science team inferred that clients with churn are the ones with more longevity and reward points.</w:t>
        </w:r>
      </w:ins>
    </w:p>
    <w:p w14:paraId="7FAF844D" w14:textId="1C3E569C" w:rsidR="00B55B43" w:rsidRPr="0053685E" w:rsidDel="009B6839" w:rsidRDefault="00B55B43">
      <w:pPr>
        <w:rPr>
          <w:del w:id="610" w:author="Ricardo Almeida" w:date="2022-06-02T19:27:00Z"/>
          <w:rFonts w:cs="Arial"/>
          <w:szCs w:val="20"/>
          <w:lang w:val="en-GB"/>
        </w:rPr>
        <w:pPrChange w:id="611" w:author="Ricardo Almeida" w:date="2022-06-17T18:58:00Z">
          <w:pPr>
            <w:spacing w:after="0"/>
          </w:pPr>
        </w:pPrChange>
      </w:pPr>
      <w:del w:id="612" w:author="Ricardo Almeida" w:date="2022-06-02T19:27:00Z">
        <w:r w:rsidRPr="0053685E" w:rsidDel="009B6839">
          <w:rPr>
            <w:rFonts w:cs="Arial"/>
            <w:szCs w:val="20"/>
            <w:lang w:val="en-GB"/>
          </w:rPr>
          <w:delText>For the purpose of this project, the team has used Jupyter notebook and python libraries like pandas, numpy, matplotlib, seaborn and sklearn.</w:delText>
        </w:r>
      </w:del>
    </w:p>
    <w:p w14:paraId="02CE5FFC" w14:textId="33FC412D" w:rsidR="00DE4DDA" w:rsidRPr="0053685E" w:rsidDel="009B6839" w:rsidRDefault="00B55B43">
      <w:pPr>
        <w:rPr>
          <w:del w:id="613" w:author="Ricardo Almeida" w:date="2022-06-02T19:27:00Z"/>
          <w:lang w:val="en-GB"/>
        </w:rPr>
      </w:pPr>
      <w:del w:id="614" w:author="Ricardo Almeida" w:date="2022-06-02T19:27:00Z">
        <w:r w:rsidRPr="0053685E" w:rsidDel="009B6839">
          <w:rPr>
            <w:lang w:val="en-GB"/>
          </w:rPr>
          <w:delText xml:space="preserve">As first steps, the team imported the </w:delText>
        </w:r>
        <w:r w:rsidR="002D4A0D" w:rsidRPr="0053685E" w:rsidDel="009B6839">
          <w:rPr>
            <w:lang w:val="en-GB"/>
          </w:rPr>
          <w:delText xml:space="preserve">file </w:delText>
        </w:r>
        <w:r w:rsidR="002D4A0D" w:rsidRPr="0053685E" w:rsidDel="009B6839">
          <w:rPr>
            <w:i/>
            <w:iCs/>
            <w:lang w:val="en-GB"/>
          </w:rPr>
          <w:delText>'data_cluster.csv'</w:delText>
        </w:r>
        <w:r w:rsidRPr="0053685E" w:rsidDel="009B6839">
          <w:rPr>
            <w:lang w:val="en-GB"/>
          </w:rPr>
          <w:delText xml:space="preserve"> to the </w:delText>
        </w:r>
        <w:r w:rsidR="00A5476D" w:rsidRPr="0053685E" w:rsidDel="009B6839">
          <w:rPr>
            <w:lang w:val="en-GB"/>
          </w:rPr>
          <w:delText>J</w:delText>
        </w:r>
        <w:r w:rsidRPr="0053685E" w:rsidDel="009B6839">
          <w:rPr>
            <w:lang w:val="en-GB"/>
          </w:rPr>
          <w:delText xml:space="preserve">upyter notebook (please refer to </w:delText>
        </w:r>
        <w:r w:rsidR="00A5476D" w:rsidRPr="0053685E" w:rsidDel="009B6839">
          <w:rPr>
            <w:lang w:val="en-GB"/>
          </w:rPr>
          <w:fldChar w:fldCharType="begin"/>
        </w:r>
        <w:r w:rsidR="00A5476D" w:rsidRPr="0053685E" w:rsidDel="009B6839">
          <w:rPr>
            <w:lang w:val="en-GB"/>
          </w:rPr>
          <w:delInstrText xml:space="preserve"> REF _Ref100498806 \h </w:delInstrText>
        </w:r>
      </w:del>
      <w:del w:id="615" w:author="Ricardo Almeida" w:date="2022-06-17T18:58:00Z">
        <w:r w:rsidR="00824CB1" w:rsidRPr="0053685E" w:rsidDel="00274B40">
          <w:rPr>
            <w:lang w:val="en-GB"/>
            <w:rPrChange w:id="616" w:author="Ricardo Almeida" w:date="2022-06-16T19:19:00Z">
              <w:rPr>
                <w:highlight w:val="yellow"/>
                <w:lang w:val="en-GB"/>
              </w:rPr>
            </w:rPrChange>
          </w:rPr>
          <w:delInstrText xml:space="preserve"> \* MERGEFORMAT </w:delInstrText>
        </w:r>
      </w:del>
      <w:del w:id="617" w:author="Ricardo Almeida" w:date="2022-06-02T19:27:00Z">
        <w:r w:rsidR="00A5476D" w:rsidRPr="0053685E" w:rsidDel="009B6839">
          <w:rPr>
            <w:lang w:val="en-GB"/>
          </w:rPr>
        </w:r>
        <w:r w:rsidR="00A5476D" w:rsidRPr="0053685E" w:rsidDel="009B6839">
          <w:rPr>
            <w:lang w:val="en-GB"/>
          </w:rPr>
          <w:fldChar w:fldCharType="separate"/>
        </w:r>
        <w:r w:rsidR="00A5476D" w:rsidRPr="0053685E" w:rsidDel="009B6839">
          <w:rPr>
            <w:lang w:val="en-GB"/>
          </w:rPr>
          <w:delText xml:space="preserve">Figure </w:delText>
        </w:r>
        <w:r w:rsidR="00A5476D" w:rsidRPr="0053685E" w:rsidDel="009B6839">
          <w:rPr>
            <w:noProof/>
            <w:lang w:val="en-GB"/>
          </w:rPr>
          <w:delText>2</w:delText>
        </w:r>
        <w:r w:rsidR="00A5476D" w:rsidRPr="0053685E" w:rsidDel="009B6839">
          <w:rPr>
            <w:lang w:val="en-GB"/>
          </w:rPr>
          <w:fldChar w:fldCharType="end"/>
        </w:r>
        <w:r w:rsidRPr="0053685E" w:rsidDel="009B6839">
          <w:rPr>
            <w:lang w:val="en-GB"/>
          </w:rPr>
          <w:delText xml:space="preserve">) and proceeded to remove the duplicate entries, as visible in </w:delText>
        </w:r>
        <w:r w:rsidR="00A5476D" w:rsidRPr="0053685E" w:rsidDel="009B6839">
          <w:rPr>
            <w:lang w:val="en-GB"/>
          </w:rPr>
          <w:fldChar w:fldCharType="begin"/>
        </w:r>
        <w:r w:rsidR="00A5476D" w:rsidRPr="0053685E" w:rsidDel="009B6839">
          <w:rPr>
            <w:lang w:val="en-GB"/>
          </w:rPr>
          <w:delInstrText xml:space="preserve"> REF _Ref100498815 \h </w:delInstrText>
        </w:r>
      </w:del>
      <w:del w:id="618" w:author="Ricardo Almeida" w:date="2022-06-17T18:58:00Z">
        <w:r w:rsidR="00824CB1" w:rsidRPr="0053685E" w:rsidDel="00274B40">
          <w:rPr>
            <w:lang w:val="en-GB"/>
            <w:rPrChange w:id="619" w:author="Ricardo Almeida" w:date="2022-06-16T19:19:00Z">
              <w:rPr>
                <w:highlight w:val="yellow"/>
                <w:lang w:val="en-GB"/>
              </w:rPr>
            </w:rPrChange>
          </w:rPr>
          <w:delInstrText xml:space="preserve"> \* MERGEFORMAT </w:delInstrText>
        </w:r>
      </w:del>
      <w:del w:id="620" w:author="Ricardo Almeida" w:date="2022-06-02T19:27:00Z">
        <w:r w:rsidR="00A5476D" w:rsidRPr="0053685E" w:rsidDel="009B6839">
          <w:rPr>
            <w:lang w:val="en-GB"/>
          </w:rPr>
        </w:r>
        <w:r w:rsidR="00A5476D" w:rsidRPr="0053685E" w:rsidDel="009B6839">
          <w:rPr>
            <w:lang w:val="en-GB"/>
          </w:rPr>
          <w:fldChar w:fldCharType="separate"/>
        </w:r>
        <w:r w:rsidR="00A5476D" w:rsidRPr="0053685E" w:rsidDel="009B6839">
          <w:rPr>
            <w:lang w:val="en-GB"/>
          </w:rPr>
          <w:delText xml:space="preserve">Figure </w:delText>
        </w:r>
        <w:r w:rsidR="00A5476D" w:rsidRPr="0053685E" w:rsidDel="009B6839">
          <w:rPr>
            <w:noProof/>
            <w:lang w:val="en-GB"/>
          </w:rPr>
          <w:delText>3</w:delText>
        </w:r>
        <w:r w:rsidR="00A5476D" w:rsidRPr="0053685E" w:rsidDel="009B6839">
          <w:rPr>
            <w:lang w:val="en-GB"/>
          </w:rPr>
          <w:fldChar w:fldCharType="end"/>
        </w:r>
        <w:r w:rsidRPr="0053685E" w:rsidDel="009B6839">
          <w:rPr>
            <w:lang w:val="en-GB"/>
          </w:rPr>
          <w:delText xml:space="preserve">. </w:delText>
        </w:r>
        <w:r w:rsidR="00A65FAB" w:rsidRPr="0053685E" w:rsidDel="009B6839">
          <w:rPr>
            <w:lang w:val="en-GB"/>
          </w:rPr>
          <w:delText xml:space="preserve">At this moment, </w:delText>
        </w:r>
        <w:r w:rsidR="00A65FAB" w:rsidRPr="0053685E" w:rsidDel="009B6839">
          <w:rPr>
            <w:rFonts w:cs="Arial"/>
            <w:szCs w:val="20"/>
            <w:lang w:val="en-GB"/>
          </w:rPr>
          <w:delText xml:space="preserve">final dataset was composed by a total of 15,586 rows/observations and 21 columns/attributes </w:delText>
        </w:r>
        <w:r w:rsidR="00863BFA" w:rsidRPr="0053685E" w:rsidDel="009B6839">
          <w:rPr>
            <w:rFonts w:cs="Arial"/>
            <w:szCs w:val="20"/>
            <w:lang w:val="en-GB"/>
          </w:rPr>
          <w:delText xml:space="preserve">– 16 numerical attributes and 5 categorical </w:delText>
        </w:r>
        <w:r w:rsidR="00A65FAB" w:rsidRPr="0053685E" w:rsidDel="009B6839">
          <w:rPr>
            <w:rFonts w:cs="Arial"/>
            <w:szCs w:val="20"/>
            <w:lang w:val="en-GB"/>
          </w:rPr>
          <w:delText>(</w:delText>
        </w:r>
        <w:r w:rsidR="00A65FAB" w:rsidRPr="0053685E" w:rsidDel="009B6839">
          <w:rPr>
            <w:rFonts w:cs="Arial"/>
            <w:szCs w:val="20"/>
            <w:lang w:val="en-GB"/>
          </w:rPr>
          <w:fldChar w:fldCharType="begin"/>
        </w:r>
        <w:r w:rsidR="00A65FAB" w:rsidRPr="0053685E" w:rsidDel="009B6839">
          <w:rPr>
            <w:rFonts w:cs="Arial"/>
            <w:szCs w:val="20"/>
            <w:lang w:val="en-GB"/>
          </w:rPr>
          <w:delInstrText xml:space="preserve"> REF _Ref100499116 \h </w:delInstrText>
        </w:r>
      </w:del>
      <w:del w:id="621" w:author="Ricardo Almeida" w:date="2022-06-17T18:58:00Z">
        <w:r w:rsidR="00824CB1" w:rsidRPr="0053685E" w:rsidDel="00274B40">
          <w:rPr>
            <w:rFonts w:cs="Arial"/>
            <w:szCs w:val="20"/>
            <w:lang w:val="en-GB"/>
            <w:rPrChange w:id="622" w:author="Ricardo Almeida" w:date="2022-06-16T19:19:00Z">
              <w:rPr>
                <w:rFonts w:cs="Arial"/>
                <w:szCs w:val="20"/>
                <w:highlight w:val="yellow"/>
                <w:lang w:val="en-GB"/>
              </w:rPr>
            </w:rPrChange>
          </w:rPr>
          <w:delInstrText xml:space="preserve"> \* MERGEFORMAT </w:delInstrText>
        </w:r>
      </w:del>
      <w:del w:id="623" w:author="Ricardo Almeida" w:date="2022-06-02T19:27:00Z">
        <w:r w:rsidR="00A65FAB" w:rsidRPr="0053685E" w:rsidDel="009B6839">
          <w:rPr>
            <w:rFonts w:cs="Arial"/>
            <w:szCs w:val="20"/>
            <w:lang w:val="en-GB"/>
          </w:rPr>
        </w:r>
        <w:r w:rsidR="00A65FAB" w:rsidRPr="0053685E" w:rsidDel="009B6839">
          <w:rPr>
            <w:rFonts w:cs="Arial"/>
            <w:szCs w:val="20"/>
            <w:lang w:val="en-GB"/>
          </w:rPr>
          <w:fldChar w:fldCharType="separate"/>
        </w:r>
        <w:r w:rsidR="00A65FAB" w:rsidRPr="0053685E" w:rsidDel="009B6839">
          <w:rPr>
            <w:lang w:val="en-GB"/>
          </w:rPr>
          <w:delText xml:space="preserve">Figure </w:delText>
        </w:r>
        <w:r w:rsidR="00A65FAB" w:rsidRPr="0053685E" w:rsidDel="009B6839">
          <w:rPr>
            <w:noProof/>
            <w:lang w:val="en-GB"/>
          </w:rPr>
          <w:delText>4</w:delText>
        </w:r>
        <w:r w:rsidR="00A65FAB" w:rsidRPr="0053685E" w:rsidDel="009B6839">
          <w:rPr>
            <w:rFonts w:cs="Arial"/>
            <w:szCs w:val="20"/>
            <w:lang w:val="en-GB"/>
          </w:rPr>
          <w:fldChar w:fldCharType="end"/>
        </w:r>
        <w:r w:rsidR="00A65FAB" w:rsidRPr="0053685E" w:rsidDel="009B6839">
          <w:rPr>
            <w:rFonts w:cs="Arial"/>
            <w:szCs w:val="20"/>
            <w:lang w:val="en-GB"/>
          </w:rPr>
          <w:delText>)</w:delText>
        </w:r>
        <w:r w:rsidR="00A65FAB" w:rsidRPr="0053685E" w:rsidDel="009B6839">
          <w:rPr>
            <w:rFonts w:cs="Arial"/>
            <w:lang w:val="en-GB"/>
          </w:rPr>
          <w:delText>.</w:delText>
        </w:r>
      </w:del>
    </w:p>
    <w:p w14:paraId="6B32CA1C" w14:textId="536FB282" w:rsidR="00DE4DDA" w:rsidRPr="0053685E" w:rsidDel="009B6839" w:rsidRDefault="00A65FAB">
      <w:pPr>
        <w:rPr>
          <w:del w:id="624" w:author="Ricardo Almeida" w:date="2022-06-02T19:27:00Z"/>
          <w:lang w:val="en-US"/>
        </w:rPr>
        <w:pPrChange w:id="625" w:author="Ricardo Almeida" w:date="2022-06-17T18:58:00Z">
          <w:pPr>
            <w:pStyle w:val="Heading2"/>
            <w:numPr>
              <w:ilvl w:val="1"/>
              <w:numId w:val="1"/>
            </w:numPr>
            <w:ind w:left="641" w:hanging="357"/>
          </w:pPr>
        </w:pPrChange>
      </w:pPr>
      <w:del w:id="626" w:author="Ricardo Almeida" w:date="2022-06-02T19:27:00Z">
        <w:r w:rsidRPr="0053685E" w:rsidDel="009B6839">
          <w:rPr>
            <w:rFonts w:eastAsiaTheme="majorEastAsia" w:cstheme="majorBidi"/>
            <w:b/>
            <w:i/>
            <w:sz w:val="22"/>
            <w:szCs w:val="26"/>
            <w:lang w:val="en-US"/>
          </w:rPr>
          <w:delText>Data Exploration</w:delText>
        </w:r>
      </w:del>
    </w:p>
    <w:p w14:paraId="6259D20E" w14:textId="43ADF738" w:rsidR="00863BFA" w:rsidRPr="0053685E" w:rsidDel="009B6839" w:rsidRDefault="00A65FAB">
      <w:pPr>
        <w:rPr>
          <w:del w:id="627" w:author="Ricardo Almeida" w:date="2022-06-02T19:27:00Z"/>
          <w:lang w:val="en-US"/>
        </w:rPr>
      </w:pPr>
      <w:del w:id="628" w:author="Ricardo Almeida" w:date="2022-06-02T19:27:00Z">
        <w:r w:rsidRPr="0053685E" w:rsidDel="009B6839">
          <w:rPr>
            <w:lang w:val="en-US"/>
          </w:rPr>
          <w:delText xml:space="preserve">The analysis started with </w:delText>
        </w:r>
        <w:r w:rsidR="0010124C" w:rsidRPr="0053685E" w:rsidDel="009B6839">
          <w:rPr>
            <w:lang w:val="en-US"/>
          </w:rPr>
          <w:delText>the exploration of the descriptive statistics of</w:delText>
        </w:r>
        <w:r w:rsidRPr="0053685E" w:rsidDel="009B6839">
          <w:rPr>
            <w:lang w:val="en-US"/>
          </w:rPr>
          <w:delText xml:space="preserve"> the</w:delText>
        </w:r>
        <w:r w:rsidR="00792F00" w:rsidRPr="0053685E" w:rsidDel="009B6839">
          <w:rPr>
            <w:lang w:val="en-US"/>
          </w:rPr>
          <w:delText xml:space="preserve"> numerical variables of the</w:delText>
        </w:r>
        <w:r w:rsidRPr="0053685E" w:rsidDel="009B6839">
          <w:rPr>
            <w:lang w:val="en-US"/>
          </w:rPr>
          <w:delText xml:space="preserve"> </w:delText>
        </w:r>
        <w:r w:rsidR="00792F00" w:rsidRPr="0053685E" w:rsidDel="009B6839">
          <w:rPr>
            <w:lang w:val="en-US"/>
          </w:rPr>
          <w:delText>dataset (Figure 5)</w:delText>
        </w:r>
        <w:r w:rsidRPr="0053685E" w:rsidDel="009B6839">
          <w:rPr>
            <w:lang w:val="en-US"/>
          </w:rPr>
          <w:delText>.</w:delText>
        </w:r>
        <w:r w:rsidR="00863BFA" w:rsidRPr="0053685E" w:rsidDel="009B6839">
          <w:rPr>
            <w:lang w:val="en-US"/>
          </w:rPr>
          <w:delText xml:space="preserve"> The team was able to conclude the following: </w:delText>
        </w:r>
      </w:del>
    </w:p>
    <w:p w14:paraId="4544B7B6" w14:textId="4E76E7DC" w:rsidR="00863BFA" w:rsidRPr="0053685E" w:rsidDel="009B6839" w:rsidRDefault="00863BFA">
      <w:pPr>
        <w:rPr>
          <w:del w:id="629" w:author="Ricardo Almeida" w:date="2022-06-02T19:27:00Z"/>
          <w:rFonts w:cs="Arial"/>
          <w:szCs w:val="20"/>
          <w:lang w:val="en-GB"/>
        </w:rPr>
        <w:pPrChange w:id="630" w:author="Ricardo Almeida" w:date="2022-06-17T18:58:00Z">
          <w:pPr>
            <w:pStyle w:val="ListParagraph"/>
            <w:numPr>
              <w:numId w:val="3"/>
            </w:numPr>
            <w:spacing w:after="0"/>
            <w:ind w:left="0" w:hanging="720"/>
          </w:pPr>
        </w:pPrChange>
      </w:pPr>
      <w:del w:id="631" w:author="Ricardo Almeida" w:date="2022-06-02T19:27:00Z">
        <w:r w:rsidRPr="0053685E" w:rsidDel="009B6839">
          <w:rPr>
            <w:b/>
            <w:bCs/>
            <w:lang w:val="en-US"/>
          </w:rPr>
          <w:delText>Satisfaction Level:</w:delText>
        </w:r>
        <w:r w:rsidRPr="0053685E" w:rsidDel="009B6839">
          <w:rPr>
            <w:lang w:val="en-US"/>
          </w:rPr>
          <w:delText xml:space="preserve"> the average satisfaction level with the different services provided by BookMe company is ‘3’.</w:delText>
        </w:r>
        <w:r w:rsidRPr="0053685E" w:rsidDel="009B6839">
          <w:rPr>
            <w:rFonts w:cs="Arial"/>
            <w:szCs w:val="20"/>
            <w:lang w:val="en-GB"/>
          </w:rPr>
          <w:delText xml:space="preserve"> Apart from ‘Location’, ‘Staff’, ‘PriceQuality’, ‘CheckOut’, ‘Checkin’ and ‘Cleanliness’, all the other services have been rated with ‘0’, at least once. On a more positive note, all of them have also been rated with ‘5’, at least once;</w:delText>
        </w:r>
      </w:del>
    </w:p>
    <w:p w14:paraId="62E0BFFA" w14:textId="49EEC568" w:rsidR="00276073" w:rsidRPr="0053685E" w:rsidDel="009B6839" w:rsidRDefault="00863BFA">
      <w:pPr>
        <w:rPr>
          <w:del w:id="632" w:author="Ricardo Almeida" w:date="2022-06-02T19:27:00Z"/>
          <w:rFonts w:cs="Arial"/>
          <w:szCs w:val="20"/>
          <w:lang w:val="en-GB"/>
        </w:rPr>
        <w:pPrChange w:id="633" w:author="Ricardo Almeida" w:date="2022-06-17T18:58:00Z">
          <w:pPr>
            <w:pStyle w:val="ListParagraph"/>
            <w:numPr>
              <w:numId w:val="3"/>
            </w:numPr>
            <w:spacing w:after="0"/>
            <w:ind w:left="0" w:hanging="720"/>
          </w:pPr>
        </w:pPrChange>
      </w:pPr>
      <w:del w:id="634" w:author="Ricardo Almeida" w:date="2022-06-02T19:27:00Z">
        <w:r w:rsidRPr="0053685E" w:rsidDel="009B6839">
          <w:rPr>
            <w:rFonts w:cs="Arial"/>
            <w:b/>
            <w:bCs/>
            <w:szCs w:val="20"/>
            <w:lang w:val="en-GB"/>
          </w:rPr>
          <w:delText xml:space="preserve">Customer Segmentation: </w:delText>
        </w:r>
        <w:r w:rsidRPr="0053685E" w:rsidDel="009B6839">
          <w:rPr>
            <w:rFonts w:cs="Arial"/>
            <w:szCs w:val="20"/>
            <w:lang w:val="en-GB"/>
          </w:rPr>
          <w:delText>around 80% of the are registered in the platform for about 1 year, at least, and more than 50% of them are in a ‘nchurn’ situation, which gives a positive rate. Almost 70% of the clients uses this hospitality service for business purposes</w:delText>
        </w:r>
        <w:r w:rsidR="00D3393D" w:rsidRPr="0053685E" w:rsidDel="009B6839">
          <w:rPr>
            <w:rFonts w:cs="Arial"/>
            <w:szCs w:val="20"/>
            <w:lang w:val="en-GB"/>
          </w:rPr>
          <w:delText xml:space="preserve"> and the most booked ‘RoomType’ is ‘single’ with close to 40% preference. When combined with the ‘TravelType’, the team found a pattern in which the ‘single’ and ‘suite’ room types were mostly booked by travellers in business and the ‘double’ ones were the preference for leisure travels</w:delText>
        </w:r>
        <w:r w:rsidR="0021718C" w:rsidRPr="0053685E" w:rsidDel="009B6839">
          <w:rPr>
            <w:rFonts w:cs="Arial"/>
            <w:szCs w:val="20"/>
            <w:lang w:val="en-GB"/>
          </w:rPr>
          <w:delText xml:space="preserve"> (Figure 6)</w:delText>
        </w:r>
        <w:r w:rsidR="00276073" w:rsidRPr="0053685E" w:rsidDel="009B6839">
          <w:rPr>
            <w:rFonts w:cs="Arial"/>
            <w:szCs w:val="20"/>
            <w:lang w:val="en-GB"/>
          </w:rPr>
          <w:delText>;</w:delText>
        </w:r>
      </w:del>
    </w:p>
    <w:p w14:paraId="413C6B4D" w14:textId="6F5D35B5" w:rsidR="00276073" w:rsidRPr="0053685E" w:rsidDel="009B6839" w:rsidRDefault="00276073">
      <w:pPr>
        <w:rPr>
          <w:del w:id="635" w:author="Ricardo Almeida" w:date="2022-06-02T19:27:00Z"/>
          <w:rFonts w:cs="Arial"/>
          <w:szCs w:val="20"/>
          <w:lang w:val="en-GB"/>
        </w:rPr>
        <w:pPrChange w:id="636" w:author="Ricardo Almeida" w:date="2022-06-17T18:58:00Z">
          <w:pPr>
            <w:pStyle w:val="ListParagraph"/>
            <w:numPr>
              <w:numId w:val="3"/>
            </w:numPr>
            <w:spacing w:after="0"/>
            <w:ind w:left="0" w:hanging="720"/>
          </w:pPr>
        </w:pPrChange>
      </w:pPr>
      <w:del w:id="637" w:author="Ricardo Almeida" w:date="2022-06-02T19:27:00Z">
        <w:r w:rsidRPr="0053685E" w:rsidDel="009B6839">
          <w:rPr>
            <w:rFonts w:cs="Arial"/>
            <w:b/>
            <w:bCs/>
            <w:szCs w:val="20"/>
            <w:lang w:val="en-GB"/>
          </w:rPr>
          <w:delText>Churn Level</w:delText>
        </w:r>
      </w:del>
      <w:ins w:id="638" w:author="Mariana Gil" w:date="2022-04-15T18:16:00Z">
        <w:del w:id="639" w:author="Ricardo Almeida" w:date="2022-06-02T19:27:00Z">
          <w:r w:rsidR="00D05A03" w:rsidRPr="0053685E" w:rsidDel="009B6839">
            <w:rPr>
              <w:rFonts w:cs="Arial"/>
              <w:b/>
              <w:bCs/>
              <w:szCs w:val="20"/>
              <w:lang w:val="en-GB"/>
            </w:rPr>
            <w:delText>Retention (Churn Level)</w:delText>
          </w:r>
        </w:del>
      </w:ins>
      <w:del w:id="640" w:author="Ricardo Almeida" w:date="2022-06-02T19:27:00Z">
        <w:r w:rsidRPr="0053685E" w:rsidDel="009B6839">
          <w:rPr>
            <w:rFonts w:cs="Arial"/>
            <w:b/>
            <w:bCs/>
            <w:szCs w:val="20"/>
            <w:lang w:val="en-GB"/>
          </w:rPr>
          <w:delText>:</w:delText>
        </w:r>
        <w:r w:rsidRPr="0053685E" w:rsidDel="009B6839">
          <w:rPr>
            <w:rFonts w:cs="Arial"/>
            <w:szCs w:val="20"/>
            <w:lang w:val="en-GB"/>
          </w:rPr>
          <w:delText xml:space="preserve"> the most recent clients, </w:delText>
        </w:r>
        <w:r w:rsidRPr="0053685E" w:rsidDel="009B6839">
          <w:rPr>
            <w:rFonts w:cs="Arial"/>
            <w:i/>
            <w:iCs/>
            <w:szCs w:val="20"/>
            <w:lang w:val="en-GB"/>
          </w:rPr>
          <w:delText>ie</w:delText>
        </w:r>
        <w:r w:rsidRPr="0053685E" w:rsidDel="009B6839">
          <w:rPr>
            <w:rFonts w:cs="Arial"/>
            <w:szCs w:val="20"/>
            <w:lang w:val="en-GB"/>
          </w:rPr>
          <w:delText>, the ones registered in the BookMe platform for less than 1 year, presented more churn (</w:delText>
        </w:r>
        <w:r w:rsidR="009B0DB2" w:rsidRPr="0053685E" w:rsidDel="009B6839">
          <w:rPr>
            <w:rFonts w:cs="Arial"/>
            <w:szCs w:val="20"/>
            <w:lang w:val="en-GB"/>
          </w:rPr>
          <w:fldChar w:fldCharType="begin"/>
        </w:r>
        <w:r w:rsidR="009B0DB2" w:rsidRPr="0053685E" w:rsidDel="009B6839">
          <w:rPr>
            <w:rFonts w:cs="Arial"/>
            <w:szCs w:val="20"/>
            <w:lang w:val="en-GB"/>
          </w:rPr>
          <w:delInstrText xml:space="preserve"> REF _Ref100500607 \h </w:delInstrText>
        </w:r>
      </w:del>
      <w:del w:id="641" w:author="Ricardo Almeida" w:date="2022-06-17T18:58:00Z">
        <w:r w:rsidR="00824CB1" w:rsidRPr="0053685E" w:rsidDel="00274B40">
          <w:rPr>
            <w:rFonts w:cs="Arial"/>
            <w:szCs w:val="20"/>
            <w:lang w:val="en-GB"/>
            <w:rPrChange w:id="642" w:author="Ricardo Almeida" w:date="2022-06-16T19:19:00Z">
              <w:rPr>
                <w:rFonts w:cs="Arial"/>
                <w:szCs w:val="20"/>
                <w:highlight w:val="yellow"/>
                <w:lang w:val="en-GB"/>
              </w:rPr>
            </w:rPrChange>
          </w:rPr>
          <w:delInstrText xml:space="preserve"> \* MERGEFORMAT </w:delInstrText>
        </w:r>
      </w:del>
      <w:del w:id="643" w:author="Ricardo Almeida" w:date="2022-06-02T19:27:00Z">
        <w:r w:rsidR="009B0DB2" w:rsidRPr="0053685E" w:rsidDel="009B6839">
          <w:rPr>
            <w:rFonts w:cs="Arial"/>
            <w:szCs w:val="20"/>
            <w:lang w:val="en-GB"/>
          </w:rPr>
        </w:r>
        <w:r w:rsidR="009B0DB2" w:rsidRPr="0053685E" w:rsidDel="009B6839">
          <w:rPr>
            <w:rFonts w:cs="Arial"/>
            <w:szCs w:val="20"/>
            <w:lang w:val="en-GB"/>
          </w:rPr>
          <w:fldChar w:fldCharType="separate"/>
        </w:r>
        <w:r w:rsidR="009B0DB2" w:rsidRPr="0053685E" w:rsidDel="009B6839">
          <w:rPr>
            <w:lang w:val="en-GB"/>
          </w:rPr>
          <w:delText xml:space="preserve">Figure </w:delText>
        </w:r>
        <w:r w:rsidR="009B0DB2" w:rsidRPr="0053685E" w:rsidDel="009B6839">
          <w:rPr>
            <w:noProof/>
            <w:lang w:val="en-GB"/>
          </w:rPr>
          <w:delText>7</w:delText>
        </w:r>
        <w:r w:rsidR="009B0DB2" w:rsidRPr="0053685E" w:rsidDel="009B6839">
          <w:rPr>
            <w:rFonts w:cs="Arial"/>
            <w:szCs w:val="20"/>
            <w:lang w:val="en-GB"/>
          </w:rPr>
          <w:fldChar w:fldCharType="end"/>
        </w:r>
        <w:r w:rsidRPr="0053685E" w:rsidDel="009B6839">
          <w:rPr>
            <w:rFonts w:cs="Arial"/>
            <w:szCs w:val="20"/>
            <w:lang w:val="en-GB"/>
          </w:rPr>
          <w:delText>).</w:delText>
        </w:r>
        <w:r w:rsidR="00B54AF4" w:rsidRPr="0053685E" w:rsidDel="009B6839">
          <w:rPr>
            <w:rFonts w:cs="Arial"/>
            <w:szCs w:val="20"/>
            <w:lang w:val="en-GB"/>
          </w:rPr>
          <w:delText xml:space="preserve"> The team considers that this finding is worth more exploration, because it could mean that the platform user experience could be improved, or it is necessary to create new incentives (</w:delText>
        </w:r>
        <w:r w:rsidR="00B54AF4" w:rsidRPr="0053685E" w:rsidDel="009B6839">
          <w:rPr>
            <w:rFonts w:cs="Arial"/>
            <w:i/>
            <w:iCs/>
            <w:szCs w:val="20"/>
            <w:lang w:val="en-GB"/>
          </w:rPr>
          <w:delText xml:space="preserve">eg </w:delText>
        </w:r>
        <w:r w:rsidR="00B54AF4" w:rsidRPr="0053685E" w:rsidDel="009B6839">
          <w:rPr>
            <w:rFonts w:cs="Arial"/>
            <w:szCs w:val="20"/>
            <w:lang w:val="en-GB"/>
          </w:rPr>
          <w:delText>discounts) for newcomers.</w:delText>
        </w:r>
      </w:del>
    </w:p>
    <w:p w14:paraId="039AD378" w14:textId="3E6D96FE" w:rsidR="000A3E3C" w:rsidRPr="0053685E" w:rsidDel="009B6839" w:rsidRDefault="000A3E3C">
      <w:pPr>
        <w:rPr>
          <w:del w:id="644" w:author="Ricardo Almeida" w:date="2022-06-02T19:27:00Z"/>
          <w:rFonts w:cs="Arial"/>
          <w:szCs w:val="20"/>
          <w:lang w:val="en-GB"/>
        </w:rPr>
        <w:pPrChange w:id="645" w:author="Ricardo Almeida" w:date="2022-06-17T18:58:00Z">
          <w:pPr>
            <w:spacing w:after="0"/>
          </w:pPr>
        </w:pPrChange>
      </w:pPr>
      <w:del w:id="646" w:author="Ricardo Almeida" w:date="2022-06-02T19:27:00Z">
        <w:r w:rsidRPr="0053685E" w:rsidDel="009B6839">
          <w:rPr>
            <w:rFonts w:cs="Arial"/>
            <w:szCs w:val="20"/>
            <w:lang w:val="en-GB"/>
          </w:rPr>
          <w:delText>Regarding the shape and density of the distributions underlying the variables, the “RewardPoints” variable had the highest standard deviation, which indicated that these values were spread out over a wider range. However, apart from some moderate skweness</w:delText>
        </w:r>
      </w:del>
      <w:ins w:id="647" w:author="BERNARDES Pedro" w:date="2022-04-14T22:00:00Z">
        <w:del w:id="648" w:author="Ricardo Almeida" w:date="2022-06-02T19:27:00Z">
          <w:r w:rsidR="00720792" w:rsidRPr="0053685E" w:rsidDel="009B6839">
            <w:rPr>
              <w:rFonts w:cs="Arial"/>
              <w:szCs w:val="20"/>
              <w:lang w:val="en-GB"/>
            </w:rPr>
            <w:delText>skewness</w:delText>
          </w:r>
        </w:del>
      </w:ins>
      <w:del w:id="649" w:author="Ricardo Almeida" w:date="2022-06-02T19:27:00Z">
        <w:r w:rsidRPr="0053685E" w:rsidDel="009B6839">
          <w:rPr>
            <w:rFonts w:cs="Arial"/>
            <w:szCs w:val="20"/>
            <w:lang w:val="en-GB"/>
          </w:rPr>
          <w:delText xml:space="preserve"> (</w:delText>
        </w:r>
        <w:r w:rsidR="00BB325A" w:rsidRPr="0053685E" w:rsidDel="009B6839">
          <w:rPr>
            <w:rFonts w:cs="Arial"/>
            <w:szCs w:val="20"/>
            <w:lang w:val="en-GB"/>
          </w:rPr>
          <w:fldChar w:fldCharType="begin"/>
        </w:r>
        <w:r w:rsidR="00BB325A" w:rsidRPr="0053685E" w:rsidDel="009B6839">
          <w:rPr>
            <w:rFonts w:cs="Arial"/>
            <w:szCs w:val="20"/>
            <w:lang w:val="en-GB"/>
          </w:rPr>
          <w:delInstrText xml:space="preserve"> REF _Ref100503175 \h </w:delInstrText>
        </w:r>
      </w:del>
      <w:del w:id="650" w:author="Ricardo Almeida" w:date="2022-06-17T18:58:00Z">
        <w:r w:rsidR="0053685E" w:rsidDel="00274B40">
          <w:rPr>
            <w:rFonts w:cs="Arial"/>
            <w:szCs w:val="20"/>
            <w:lang w:val="en-GB"/>
          </w:rPr>
          <w:delInstrText xml:space="preserve"> \* MERGEFORMAT </w:delInstrText>
        </w:r>
      </w:del>
      <w:del w:id="651" w:author="Ricardo Almeida" w:date="2022-06-02T19:27:00Z">
        <w:r w:rsidR="00BB325A" w:rsidRPr="0053685E" w:rsidDel="009B6839">
          <w:rPr>
            <w:rFonts w:cs="Arial"/>
            <w:szCs w:val="20"/>
            <w:lang w:val="en-GB"/>
          </w:rPr>
        </w:r>
        <w:r w:rsidR="00BB325A" w:rsidRPr="0053685E" w:rsidDel="009B6839">
          <w:rPr>
            <w:rFonts w:cs="Arial"/>
            <w:szCs w:val="20"/>
            <w:lang w:val="en-GB"/>
          </w:rPr>
          <w:fldChar w:fldCharType="separate"/>
        </w:r>
        <w:r w:rsidR="00BB325A" w:rsidRPr="0053685E" w:rsidDel="009B6839">
          <w:rPr>
            <w:lang w:val="en-GB"/>
          </w:rPr>
          <w:delText xml:space="preserve">Figure </w:delText>
        </w:r>
        <w:r w:rsidR="00BB325A" w:rsidRPr="0053685E" w:rsidDel="009B6839">
          <w:rPr>
            <w:noProof/>
            <w:lang w:val="en-GB"/>
          </w:rPr>
          <w:delText>8</w:delText>
        </w:r>
        <w:r w:rsidR="00BB325A" w:rsidRPr="0053685E" w:rsidDel="009B6839">
          <w:rPr>
            <w:rFonts w:cs="Arial"/>
            <w:szCs w:val="20"/>
            <w:lang w:val="en-GB"/>
          </w:rPr>
          <w:fldChar w:fldCharType="end"/>
        </w:r>
        <w:r w:rsidRPr="0053685E" w:rsidDel="009B6839">
          <w:rPr>
            <w:rFonts w:cs="Arial"/>
            <w:szCs w:val="20"/>
            <w:lang w:val="en-GB"/>
          </w:rPr>
          <w:delText>) values, related with the variables “Amenities”, “Staff”, “PriceQuality”, “CheckOut” and “Cleanliness”, as per the kurtosis</w:delText>
        </w:r>
        <w:r w:rsidRPr="0053685E" w:rsidDel="009B6839">
          <w:rPr>
            <w:rFonts w:cs="Arial"/>
            <w:lang w:val="en-GB"/>
          </w:rPr>
          <w:delText xml:space="preserve"> (</w:delText>
        </w:r>
        <w:r w:rsidR="00BB325A" w:rsidRPr="0053685E" w:rsidDel="009B6839">
          <w:rPr>
            <w:rFonts w:cs="Arial"/>
            <w:lang w:val="en-GB"/>
          </w:rPr>
          <w:fldChar w:fldCharType="begin"/>
        </w:r>
        <w:r w:rsidR="00BB325A" w:rsidRPr="0053685E" w:rsidDel="009B6839">
          <w:rPr>
            <w:rFonts w:cs="Arial"/>
            <w:lang w:val="en-GB"/>
          </w:rPr>
          <w:delInstrText xml:space="preserve"> REF _Ref100503185 \h </w:delInstrText>
        </w:r>
      </w:del>
      <w:del w:id="652" w:author="Ricardo Almeida" w:date="2022-06-17T18:58:00Z">
        <w:r w:rsidR="0053685E" w:rsidDel="00274B40">
          <w:rPr>
            <w:rFonts w:cs="Arial"/>
            <w:lang w:val="en-GB"/>
          </w:rPr>
          <w:delInstrText xml:space="preserve"> \* MERGEFORMAT </w:delInstrText>
        </w:r>
      </w:del>
      <w:del w:id="653" w:author="Ricardo Almeida" w:date="2022-06-02T19:27:00Z">
        <w:r w:rsidR="00BB325A" w:rsidRPr="0053685E" w:rsidDel="009B6839">
          <w:rPr>
            <w:rFonts w:cs="Arial"/>
            <w:lang w:val="en-GB"/>
          </w:rPr>
        </w:r>
        <w:r w:rsidR="00BB325A" w:rsidRPr="0053685E" w:rsidDel="009B6839">
          <w:rPr>
            <w:rFonts w:cs="Arial"/>
            <w:lang w:val="en-GB"/>
          </w:rPr>
          <w:fldChar w:fldCharType="separate"/>
        </w:r>
        <w:r w:rsidR="00BB325A" w:rsidRPr="0053685E" w:rsidDel="009B6839">
          <w:rPr>
            <w:lang w:val="en-GB"/>
          </w:rPr>
          <w:delText xml:space="preserve">Figure </w:delText>
        </w:r>
        <w:r w:rsidR="00BB325A" w:rsidRPr="0053685E" w:rsidDel="009B6839">
          <w:rPr>
            <w:noProof/>
            <w:lang w:val="en-GB"/>
          </w:rPr>
          <w:delText>9</w:delText>
        </w:r>
        <w:r w:rsidR="00BB325A" w:rsidRPr="0053685E" w:rsidDel="009B6839">
          <w:rPr>
            <w:rFonts w:cs="Arial"/>
            <w:lang w:val="en-GB"/>
          </w:rPr>
          <w:fldChar w:fldCharType="end"/>
        </w:r>
        <w:r w:rsidRPr="0053685E" w:rsidDel="009B6839">
          <w:rPr>
            <w:rFonts w:cs="Arial"/>
            <w:lang w:val="en-GB"/>
          </w:rPr>
          <w:delText>)</w:delText>
        </w:r>
        <w:r w:rsidRPr="0053685E" w:rsidDel="009B6839">
          <w:rPr>
            <w:rFonts w:cs="Arial"/>
            <w:szCs w:val="20"/>
            <w:lang w:val="en-GB"/>
          </w:rPr>
          <w:delText xml:space="preserve"> calculations, the team did not identify the presence of any potential outliers</w:delText>
        </w:r>
      </w:del>
      <w:ins w:id="654" w:author="BERNARDES Pedro" w:date="2022-04-14T22:02:00Z">
        <w:del w:id="655" w:author="Ricardo Almeida" w:date="2022-06-02T19:27:00Z">
          <w:r w:rsidR="00720792" w:rsidRPr="0053685E" w:rsidDel="009B6839">
            <w:rPr>
              <w:rFonts w:cs="Arial"/>
              <w:szCs w:val="20"/>
              <w:lang w:val="en-GB"/>
            </w:rPr>
            <w:delText>,</w:delText>
          </w:r>
        </w:del>
      </w:ins>
      <w:del w:id="656" w:author="Ricardo Almeida" w:date="2022-06-02T19:27:00Z">
        <w:r w:rsidRPr="0053685E" w:rsidDel="009B6839">
          <w:rPr>
            <w:rFonts w:cs="Arial"/>
            <w:szCs w:val="20"/>
            <w:lang w:val="en-GB"/>
          </w:rPr>
          <w:delText xml:space="preserve">. </w:delText>
        </w:r>
      </w:del>
      <w:ins w:id="657" w:author="BERNARDES Pedro" w:date="2022-04-14T22:01:00Z">
        <w:del w:id="658" w:author="Ricardo Almeida" w:date="2022-06-02T19:27:00Z">
          <w:r w:rsidR="00720792" w:rsidRPr="0053685E" w:rsidDel="009B6839">
            <w:rPr>
              <w:rFonts w:cs="Arial"/>
              <w:szCs w:val="20"/>
              <w:lang w:val="en-GB"/>
            </w:rPr>
            <w:delText xml:space="preserve"> e</w:delText>
          </w:r>
        </w:del>
      </w:ins>
      <w:del w:id="659" w:author="Ricardo Almeida" w:date="2022-06-02T19:27:00Z">
        <w:r w:rsidRPr="0053685E" w:rsidDel="009B6839">
          <w:rPr>
            <w:rFonts w:cs="Arial"/>
            <w:szCs w:val="20"/>
            <w:lang w:val="en-GB"/>
          </w:rPr>
          <w:delText>Even though</w:delText>
        </w:r>
      </w:del>
      <w:ins w:id="660" w:author="BERNARDES Pedro" w:date="2022-04-14T22:01:00Z">
        <w:del w:id="661" w:author="Ricardo Almeida" w:date="2022-06-02T19:27:00Z">
          <w:r w:rsidR="00720792" w:rsidRPr="0053685E" w:rsidDel="009B6839">
            <w:rPr>
              <w:rFonts w:cs="Arial"/>
              <w:szCs w:val="20"/>
              <w:lang w:val="en-GB"/>
            </w:rPr>
            <w:delText xml:space="preserve"> it</w:delText>
          </w:r>
        </w:del>
      </w:ins>
      <w:del w:id="662" w:author="Ricardo Almeida" w:date="2022-06-02T19:27:00Z">
        <w:r w:rsidRPr="0053685E" w:rsidDel="009B6839">
          <w:rPr>
            <w:rFonts w:cs="Arial"/>
            <w:szCs w:val="20"/>
            <w:lang w:val="en-GB"/>
          </w:rPr>
          <w:delText xml:space="preserve">, the team still have </w:delText>
        </w:r>
      </w:del>
      <w:ins w:id="663" w:author="BERNARDES Pedro" w:date="2022-04-14T22:01:00Z">
        <w:del w:id="664" w:author="Ricardo Almeida" w:date="2022-06-02T19:27:00Z">
          <w:r w:rsidR="00720792" w:rsidRPr="0053685E" w:rsidDel="009B6839">
            <w:rPr>
              <w:rFonts w:cs="Arial"/>
              <w:szCs w:val="20"/>
              <w:lang w:val="en-GB"/>
            </w:rPr>
            <w:delText xml:space="preserve"> </w:delText>
          </w:r>
        </w:del>
      </w:ins>
      <w:del w:id="665" w:author="Ricardo Almeida" w:date="2022-06-02T19:27:00Z">
        <w:r w:rsidRPr="0053685E" w:rsidDel="009B6839">
          <w:rPr>
            <w:rFonts w:cs="Arial"/>
            <w:szCs w:val="20"/>
            <w:lang w:val="en-GB"/>
          </w:rPr>
          <w:delText>explored this possibility, using some visual techniques</w:delText>
        </w:r>
        <w:r w:rsidRPr="0053685E" w:rsidDel="009B6839">
          <w:rPr>
            <w:rStyle w:val="FootnoteReference"/>
            <w:rFonts w:cs="Arial"/>
            <w:lang w:val="en-GB"/>
          </w:rPr>
          <w:delText xml:space="preserve"> </w:delText>
        </w:r>
        <w:r w:rsidR="00EF012D" w:rsidRPr="0053685E" w:rsidDel="009B6839">
          <w:rPr>
            <w:rFonts w:cs="Arial"/>
            <w:lang w:val="en-GB"/>
          </w:rPr>
          <w:delText xml:space="preserve">as per </w:delText>
        </w:r>
        <w:r w:rsidR="00BB325A" w:rsidRPr="0053685E" w:rsidDel="009B6839">
          <w:rPr>
            <w:rFonts w:cs="Arial"/>
            <w:lang w:val="en-GB"/>
          </w:rPr>
          <w:fldChar w:fldCharType="begin"/>
        </w:r>
        <w:r w:rsidR="00BB325A" w:rsidRPr="0053685E" w:rsidDel="009B6839">
          <w:rPr>
            <w:rFonts w:cs="Arial"/>
            <w:lang w:val="en-GB"/>
          </w:rPr>
          <w:delInstrText xml:space="preserve"> REF _Ref100503194 \h </w:delInstrText>
        </w:r>
      </w:del>
      <w:del w:id="666" w:author="Ricardo Almeida" w:date="2022-06-17T18:58:00Z">
        <w:r w:rsidR="0053685E" w:rsidDel="00274B40">
          <w:rPr>
            <w:rFonts w:cs="Arial"/>
            <w:lang w:val="en-GB"/>
          </w:rPr>
          <w:delInstrText xml:space="preserve"> \* MERGEFORMAT </w:delInstrText>
        </w:r>
      </w:del>
      <w:del w:id="667" w:author="Ricardo Almeida" w:date="2022-06-02T19:27:00Z">
        <w:r w:rsidR="00BB325A" w:rsidRPr="0053685E" w:rsidDel="009B6839">
          <w:rPr>
            <w:rFonts w:cs="Arial"/>
            <w:lang w:val="en-GB"/>
          </w:rPr>
        </w:r>
        <w:r w:rsidR="00BB325A" w:rsidRPr="0053685E" w:rsidDel="009B6839">
          <w:rPr>
            <w:rFonts w:cs="Arial"/>
            <w:lang w:val="en-GB"/>
          </w:rPr>
          <w:fldChar w:fldCharType="separate"/>
        </w:r>
        <w:r w:rsidR="00BB325A" w:rsidRPr="0053685E" w:rsidDel="009B6839">
          <w:rPr>
            <w:lang w:val="en-GB"/>
          </w:rPr>
          <w:delText xml:space="preserve">Figure </w:delText>
        </w:r>
        <w:r w:rsidR="00BB325A" w:rsidRPr="0053685E" w:rsidDel="009B6839">
          <w:rPr>
            <w:noProof/>
            <w:lang w:val="en-GB"/>
          </w:rPr>
          <w:delText>10</w:delText>
        </w:r>
        <w:r w:rsidR="00BB325A" w:rsidRPr="0053685E" w:rsidDel="009B6839">
          <w:rPr>
            <w:rFonts w:cs="Arial"/>
            <w:lang w:val="en-GB"/>
          </w:rPr>
          <w:fldChar w:fldCharType="end"/>
        </w:r>
        <w:r w:rsidR="00EF012D" w:rsidRPr="0053685E" w:rsidDel="009B6839">
          <w:rPr>
            <w:rFonts w:cs="Arial"/>
            <w:lang w:val="en-GB"/>
          </w:rPr>
          <w:delText xml:space="preserve">, </w:delText>
        </w:r>
        <w:r w:rsidR="00BB325A" w:rsidRPr="0053685E" w:rsidDel="009B6839">
          <w:rPr>
            <w:rFonts w:cs="Arial"/>
            <w:lang w:val="en-GB"/>
          </w:rPr>
          <w:fldChar w:fldCharType="begin"/>
        </w:r>
        <w:r w:rsidR="00BB325A" w:rsidRPr="0053685E" w:rsidDel="009B6839">
          <w:rPr>
            <w:rFonts w:cs="Arial"/>
            <w:lang w:val="en-GB"/>
          </w:rPr>
          <w:delInstrText xml:space="preserve"> REF _Ref100503201 \h </w:delInstrText>
        </w:r>
      </w:del>
      <w:del w:id="668" w:author="Ricardo Almeida" w:date="2022-06-17T18:58:00Z">
        <w:r w:rsidR="0053685E" w:rsidDel="00274B40">
          <w:rPr>
            <w:rFonts w:cs="Arial"/>
            <w:lang w:val="en-GB"/>
          </w:rPr>
          <w:delInstrText xml:space="preserve"> \* MERGEFORMAT </w:delInstrText>
        </w:r>
      </w:del>
      <w:del w:id="669" w:author="Ricardo Almeida" w:date="2022-06-02T19:27:00Z">
        <w:r w:rsidR="00BB325A" w:rsidRPr="0053685E" w:rsidDel="009B6839">
          <w:rPr>
            <w:rFonts w:cs="Arial"/>
            <w:lang w:val="en-GB"/>
          </w:rPr>
        </w:r>
        <w:r w:rsidR="00BB325A" w:rsidRPr="0053685E" w:rsidDel="009B6839">
          <w:rPr>
            <w:rFonts w:cs="Arial"/>
            <w:lang w:val="en-GB"/>
          </w:rPr>
          <w:fldChar w:fldCharType="separate"/>
        </w:r>
        <w:r w:rsidR="00BB325A" w:rsidRPr="0053685E" w:rsidDel="009B6839">
          <w:rPr>
            <w:lang w:val="en-GB"/>
          </w:rPr>
          <w:delText xml:space="preserve">Figure </w:delText>
        </w:r>
        <w:r w:rsidR="00BB325A" w:rsidRPr="0053685E" w:rsidDel="009B6839">
          <w:rPr>
            <w:noProof/>
            <w:lang w:val="en-GB"/>
          </w:rPr>
          <w:delText>11</w:delText>
        </w:r>
        <w:r w:rsidR="00BB325A" w:rsidRPr="0053685E" w:rsidDel="009B6839">
          <w:rPr>
            <w:rFonts w:cs="Arial"/>
            <w:lang w:val="en-GB"/>
          </w:rPr>
          <w:fldChar w:fldCharType="end"/>
        </w:r>
        <w:r w:rsidR="00BB325A" w:rsidRPr="0053685E" w:rsidDel="009B6839">
          <w:rPr>
            <w:rFonts w:cs="Arial"/>
            <w:lang w:val="en-GB"/>
          </w:rPr>
          <w:delText xml:space="preserve"> </w:delText>
        </w:r>
        <w:r w:rsidR="00EF012D" w:rsidRPr="0053685E" w:rsidDel="009B6839">
          <w:rPr>
            <w:rFonts w:cs="Arial"/>
            <w:lang w:val="en-GB"/>
          </w:rPr>
          <w:delText xml:space="preserve">and </w:delText>
        </w:r>
        <w:r w:rsidR="00BB325A" w:rsidRPr="0053685E" w:rsidDel="009B6839">
          <w:rPr>
            <w:rFonts w:cs="Arial"/>
            <w:lang w:val="en-GB"/>
          </w:rPr>
          <w:fldChar w:fldCharType="begin"/>
        </w:r>
        <w:r w:rsidR="00BB325A" w:rsidRPr="0053685E" w:rsidDel="009B6839">
          <w:rPr>
            <w:rFonts w:cs="Arial"/>
            <w:lang w:val="en-GB"/>
          </w:rPr>
          <w:delInstrText xml:space="preserve"> REF _Ref100503215 \h </w:delInstrText>
        </w:r>
      </w:del>
      <w:del w:id="670" w:author="Ricardo Almeida" w:date="2022-06-17T18:58:00Z">
        <w:r w:rsidR="0053685E" w:rsidDel="00274B40">
          <w:rPr>
            <w:rFonts w:cs="Arial"/>
            <w:lang w:val="en-GB"/>
          </w:rPr>
          <w:delInstrText xml:space="preserve"> \* MERGEFORMAT </w:delInstrText>
        </w:r>
      </w:del>
      <w:del w:id="671" w:author="Ricardo Almeida" w:date="2022-06-02T19:27:00Z">
        <w:r w:rsidR="00BB325A" w:rsidRPr="0053685E" w:rsidDel="009B6839">
          <w:rPr>
            <w:rFonts w:cs="Arial"/>
            <w:lang w:val="en-GB"/>
          </w:rPr>
        </w:r>
        <w:r w:rsidR="00BB325A" w:rsidRPr="0053685E" w:rsidDel="009B6839">
          <w:rPr>
            <w:rFonts w:cs="Arial"/>
            <w:lang w:val="en-GB"/>
          </w:rPr>
          <w:fldChar w:fldCharType="separate"/>
        </w:r>
        <w:r w:rsidR="00BB325A" w:rsidRPr="0053685E" w:rsidDel="009B6839">
          <w:rPr>
            <w:lang w:val="en-GB"/>
          </w:rPr>
          <w:delText xml:space="preserve">Figure </w:delText>
        </w:r>
        <w:r w:rsidR="00BB325A" w:rsidRPr="0053685E" w:rsidDel="009B6839">
          <w:rPr>
            <w:noProof/>
            <w:lang w:val="en-GB"/>
          </w:rPr>
          <w:delText>12</w:delText>
        </w:r>
        <w:r w:rsidR="00BB325A" w:rsidRPr="0053685E" w:rsidDel="009B6839">
          <w:rPr>
            <w:rFonts w:cs="Arial"/>
            <w:lang w:val="en-GB"/>
          </w:rPr>
          <w:fldChar w:fldCharType="end"/>
        </w:r>
        <w:r w:rsidRPr="0053685E" w:rsidDel="009B6839">
          <w:rPr>
            <w:rFonts w:cs="Arial"/>
            <w:szCs w:val="20"/>
            <w:lang w:val="en-GB"/>
          </w:rPr>
          <w:delText>. The variable ‘PriceQuality’ presented some values highly deviated from the normal distribution, however they corresponded to 1,610 clients, which means more than 10% of the data. As per the rule of thumb, no more than 3% of the outliers should be removed, so all the registers were kept, since there was no way of differentiating them</w:delText>
        </w:r>
        <w:r w:rsidR="00EF012D" w:rsidRPr="0053685E" w:rsidDel="009B6839">
          <w:rPr>
            <w:rFonts w:cs="Arial"/>
            <w:szCs w:val="20"/>
            <w:lang w:val="en-GB"/>
          </w:rPr>
          <w:delText>.</w:delText>
        </w:r>
      </w:del>
    </w:p>
    <w:p w14:paraId="4C60B383" w14:textId="7BB9A540" w:rsidR="000A3E3C" w:rsidRPr="0053685E" w:rsidDel="002E68ED" w:rsidRDefault="001001D2">
      <w:pPr>
        <w:rPr>
          <w:del w:id="672" w:author="Ricardo Almeida" w:date="2022-06-02T19:30:00Z"/>
          <w:rFonts w:cs="Arial"/>
          <w:szCs w:val="20"/>
          <w:lang w:val="en-GB"/>
        </w:rPr>
        <w:pPrChange w:id="673" w:author="Ricardo Almeida" w:date="2022-06-17T18:58:00Z">
          <w:pPr>
            <w:pStyle w:val="ListParagraph"/>
            <w:spacing w:after="0"/>
            <w:ind w:left="0"/>
          </w:pPr>
        </w:pPrChange>
      </w:pPr>
      <w:del w:id="674" w:author="Ricardo Almeida" w:date="2022-06-02T19:27:00Z">
        <w:r w:rsidRPr="0053685E" w:rsidDel="009B6839">
          <w:rPr>
            <w:rFonts w:cs="Arial"/>
            <w:szCs w:val="20"/>
            <w:lang w:val="en-GB"/>
          </w:rPr>
          <w:delText xml:space="preserve">In terms of issues within the customers database, the team identified 195 missing values in the customers’ year of birth, as well as 1.051 clients with less than 18 years old, being that the youngest register belongs to a person born in 2004, meaning with an age of 8. As per the business rules, the survey is only provided to registered users (assuming that only </w:delText>
        </w:r>
        <w:commentRangeStart w:id="675"/>
        <w:r w:rsidRPr="0053685E" w:rsidDel="009B6839">
          <w:rPr>
            <w:rFonts w:cs="Arial"/>
            <w:szCs w:val="20"/>
            <w:lang w:val="en-GB"/>
          </w:rPr>
          <w:delText xml:space="preserve">overage </w:delText>
        </w:r>
        <w:commentRangeEnd w:id="675"/>
        <w:r w:rsidR="00617C6B" w:rsidRPr="0053685E" w:rsidDel="009B6839">
          <w:rPr>
            <w:rStyle w:val="CommentReference"/>
          </w:rPr>
          <w:commentReference w:id="675"/>
        </w:r>
        <w:r w:rsidRPr="0053685E" w:rsidDel="009B6839">
          <w:rPr>
            <w:rFonts w:cs="Arial"/>
            <w:szCs w:val="20"/>
            <w:lang w:val="en-GB"/>
          </w:rPr>
          <w:delText>people</w:delText>
        </w:r>
      </w:del>
      <w:ins w:id="676" w:author="Mariana Gil" w:date="2022-04-15T18:14:00Z">
        <w:del w:id="677" w:author="Ricardo Almeida" w:date="2022-06-02T19:27:00Z">
          <w:r w:rsidR="00D05A03" w:rsidRPr="0053685E" w:rsidDel="009B6839">
            <w:rPr>
              <w:rFonts w:cs="Arial"/>
              <w:szCs w:val="20"/>
              <w:lang w:val="en-GB"/>
            </w:rPr>
            <w:delText>adults</w:delText>
          </w:r>
        </w:del>
      </w:ins>
      <w:del w:id="678" w:author="Ricardo Almeida" w:date="2022-06-02T19:27:00Z">
        <w:r w:rsidRPr="0053685E" w:rsidDel="009B6839">
          <w:rPr>
            <w:rFonts w:cs="Arial"/>
            <w:szCs w:val="20"/>
            <w:lang w:val="en-GB"/>
          </w:rPr>
          <w:delText xml:space="preserve"> can register), after each stay. Additionally, the maximum rate for ‘Wifi’ was appointed as ‘6’, which is clearly an incoherence (the scale is 0-5). The last </w:delText>
        </w:r>
        <w:r w:rsidR="00DC5925" w:rsidRPr="0053685E" w:rsidDel="009B6839">
          <w:rPr>
            <w:rFonts w:cs="Arial"/>
            <w:szCs w:val="20"/>
            <w:lang w:val="en-GB"/>
          </w:rPr>
          <w:delText>incoherence identified was related with the longevity of stay, which had three responses (‘yes’, ‘y’, ‘no’), instead of two</w:delText>
        </w:r>
        <w:r w:rsidR="005D2E3F" w:rsidRPr="0053685E" w:rsidDel="009B6839">
          <w:rPr>
            <w:rFonts w:cs="Arial"/>
            <w:szCs w:val="20"/>
            <w:lang w:val="en-GB"/>
          </w:rPr>
          <w:delText xml:space="preserve"> (this problem was instantly resolved by assuming ‘y’ as ‘yes’)</w:delText>
        </w:r>
        <w:r w:rsidR="00DC5925" w:rsidRPr="0053685E" w:rsidDel="009B6839">
          <w:rPr>
            <w:rFonts w:cs="Arial"/>
            <w:szCs w:val="20"/>
            <w:lang w:val="en-GB"/>
          </w:rPr>
          <w:delText>.</w:delText>
        </w:r>
      </w:del>
      <w:del w:id="679" w:author="Ricardo Almeida" w:date="2022-06-02T19:30:00Z">
        <w:r w:rsidR="000A3E3C" w:rsidRPr="0053685E" w:rsidDel="002E68ED">
          <w:rPr>
            <w:rFonts w:cs="Arial"/>
            <w:szCs w:val="20"/>
            <w:lang w:val="en-GB"/>
          </w:rPr>
          <w:delText xml:space="preserve"> </w:delText>
        </w:r>
      </w:del>
    </w:p>
    <w:p w14:paraId="1F58B163" w14:textId="48117676" w:rsidR="009875BB" w:rsidRPr="0053685E" w:rsidDel="002E68ED" w:rsidRDefault="009875BB">
      <w:pPr>
        <w:rPr>
          <w:del w:id="680" w:author="Ricardo Almeida" w:date="2022-06-02T19:30:00Z"/>
          <w:lang w:val="en-US"/>
        </w:rPr>
        <w:pPrChange w:id="681" w:author="Ricardo Almeida" w:date="2022-06-17T18:58:00Z">
          <w:pPr>
            <w:pStyle w:val="Heading2"/>
            <w:numPr>
              <w:ilvl w:val="1"/>
              <w:numId w:val="4"/>
            </w:numPr>
            <w:ind w:left="720" w:hanging="360"/>
          </w:pPr>
        </w:pPrChange>
      </w:pPr>
      <w:del w:id="682" w:author="Ricardo Almeida" w:date="2022-06-02T19:30:00Z">
        <w:r w:rsidRPr="0053685E" w:rsidDel="002E68ED">
          <w:rPr>
            <w:lang w:val="en-US"/>
          </w:rPr>
          <w:delText>Data Preparation</w:delText>
        </w:r>
      </w:del>
    </w:p>
    <w:p w14:paraId="3BF97AD0" w14:textId="4B801543" w:rsidR="00874E16" w:rsidRPr="0053685E" w:rsidDel="002E68ED" w:rsidRDefault="000A3E3C">
      <w:pPr>
        <w:rPr>
          <w:del w:id="683" w:author="Ricardo Almeida" w:date="2022-06-02T19:30:00Z"/>
          <w:rFonts w:cs="Arial"/>
          <w:szCs w:val="20"/>
          <w:lang w:val="en-GB"/>
        </w:rPr>
      </w:pPr>
      <w:del w:id="684" w:author="Ricardo Almeida" w:date="2022-06-02T19:30:00Z">
        <w:r w:rsidRPr="0053685E" w:rsidDel="002E68ED">
          <w:rPr>
            <w:lang w:val="en-US"/>
          </w:rPr>
          <w:delText xml:space="preserve">To </w:delText>
        </w:r>
        <w:r w:rsidR="004E611C" w:rsidRPr="0053685E" w:rsidDel="002E68ED">
          <w:rPr>
            <w:lang w:val="en-US"/>
          </w:rPr>
          <w:delText>outline</w:delText>
        </w:r>
        <w:r w:rsidRPr="0053685E" w:rsidDel="002E68ED">
          <w:rPr>
            <w:lang w:val="en-US"/>
          </w:rPr>
          <w:delText xml:space="preserve"> the issues and incoherencies found earlier, the team proceeded to the preprocess of the data.</w:delText>
        </w:r>
        <w:r w:rsidR="004E611C" w:rsidRPr="0053685E" w:rsidDel="002E68ED">
          <w:rPr>
            <w:lang w:val="en-US"/>
          </w:rPr>
          <w:delText xml:space="preserve"> Concerning the</w:delText>
        </w:r>
        <w:r w:rsidRPr="0053685E" w:rsidDel="002E68ED">
          <w:rPr>
            <w:rFonts w:cs="Arial"/>
            <w:szCs w:val="20"/>
            <w:lang w:val="en-GB"/>
          </w:rPr>
          <w:delText xml:space="preserve"> </w:delText>
        </w:r>
        <w:r w:rsidR="004E611C" w:rsidRPr="0053685E" w:rsidDel="002E68ED">
          <w:rPr>
            <w:rFonts w:cs="Arial"/>
            <w:szCs w:val="20"/>
            <w:lang w:val="en-GB"/>
          </w:rPr>
          <w:delText>underage customers</w:delText>
        </w:r>
        <w:r w:rsidRPr="0053685E" w:rsidDel="002E68ED">
          <w:rPr>
            <w:rFonts w:cs="Arial"/>
            <w:szCs w:val="20"/>
            <w:lang w:val="en-GB"/>
          </w:rPr>
          <w:delText xml:space="preserve">, </w:delText>
        </w:r>
        <w:r w:rsidR="004E611C" w:rsidRPr="0053685E" w:rsidDel="002E68ED">
          <w:rPr>
            <w:rFonts w:cs="Arial"/>
            <w:szCs w:val="20"/>
            <w:lang w:val="en-GB"/>
          </w:rPr>
          <w:delText>the team replaced the values with missing, adding to the original missing values, leaving 1.246 entries to fill in (</w:delText>
        </w:r>
        <w:r w:rsidR="00200AF4" w:rsidRPr="0053685E" w:rsidDel="002E68ED">
          <w:rPr>
            <w:rFonts w:cs="Arial"/>
            <w:szCs w:val="20"/>
            <w:lang w:val="en-GB"/>
          </w:rPr>
          <w:fldChar w:fldCharType="begin"/>
        </w:r>
        <w:r w:rsidR="00200AF4" w:rsidRPr="0053685E" w:rsidDel="002E68ED">
          <w:rPr>
            <w:rFonts w:cs="Arial"/>
            <w:szCs w:val="20"/>
            <w:lang w:val="en-GB"/>
          </w:rPr>
          <w:delInstrText xml:space="preserve"> REF _Ref100503544 \h </w:delInstrText>
        </w:r>
      </w:del>
      <w:del w:id="685" w:author="Ricardo Almeida" w:date="2022-06-17T18:58:00Z">
        <w:r w:rsidR="0053685E" w:rsidDel="00274B40">
          <w:rPr>
            <w:rFonts w:cs="Arial"/>
            <w:szCs w:val="20"/>
            <w:lang w:val="en-GB"/>
          </w:rPr>
          <w:delInstrText xml:space="preserve"> \* MERGEFORMAT </w:delInstrText>
        </w:r>
      </w:del>
      <w:del w:id="686" w:author="Ricardo Almeida" w:date="2022-06-02T19:30:00Z">
        <w:r w:rsidR="00200AF4" w:rsidRPr="0053685E" w:rsidDel="002E68ED">
          <w:rPr>
            <w:rFonts w:cs="Arial"/>
            <w:szCs w:val="20"/>
            <w:lang w:val="en-GB"/>
          </w:rPr>
        </w:r>
        <w:r w:rsidR="00200AF4" w:rsidRPr="0053685E" w:rsidDel="002E68ED">
          <w:rPr>
            <w:rFonts w:cs="Arial"/>
            <w:szCs w:val="20"/>
            <w:lang w:val="en-GB"/>
          </w:rPr>
          <w:fldChar w:fldCharType="separate"/>
        </w:r>
        <w:r w:rsidR="00200AF4" w:rsidRPr="0053685E" w:rsidDel="002E68ED">
          <w:rPr>
            <w:lang w:val="en-GB"/>
          </w:rPr>
          <w:delText xml:space="preserve">Figure </w:delText>
        </w:r>
        <w:r w:rsidR="00200AF4" w:rsidRPr="0053685E" w:rsidDel="002E68ED">
          <w:rPr>
            <w:noProof/>
            <w:lang w:val="en-GB"/>
          </w:rPr>
          <w:delText>13</w:delText>
        </w:r>
        <w:r w:rsidR="00200AF4" w:rsidRPr="0053685E" w:rsidDel="002E68ED">
          <w:rPr>
            <w:rFonts w:cs="Arial"/>
            <w:szCs w:val="20"/>
            <w:lang w:val="en-GB"/>
          </w:rPr>
          <w:fldChar w:fldCharType="end"/>
        </w:r>
        <w:r w:rsidR="004E611C" w:rsidRPr="0053685E" w:rsidDel="002E68ED">
          <w:rPr>
            <w:rFonts w:cs="Arial"/>
            <w:szCs w:val="20"/>
            <w:lang w:val="en-GB"/>
          </w:rPr>
          <w:delText>).</w:delText>
        </w:r>
        <w:r w:rsidR="0090421E" w:rsidRPr="0053685E" w:rsidDel="002E68ED">
          <w:rPr>
            <w:rFonts w:cs="Arial"/>
            <w:szCs w:val="20"/>
            <w:lang w:val="en-GB"/>
          </w:rPr>
          <w:delText xml:space="preserve"> As the database is not very extensive, the team preferred to treat the missing values, instead of dropping them.</w:delText>
        </w:r>
        <w:r w:rsidR="00E430A6" w:rsidRPr="0053685E" w:rsidDel="002E68ED">
          <w:rPr>
            <w:rFonts w:cs="Arial"/>
            <w:szCs w:val="20"/>
            <w:lang w:val="en-GB"/>
          </w:rPr>
          <w:delText xml:space="preserve"> </w:delText>
        </w:r>
        <w:r w:rsidR="00200AF4" w:rsidRPr="0053685E" w:rsidDel="002E68ED">
          <w:rPr>
            <w:rFonts w:cs="Arial"/>
            <w:szCs w:val="20"/>
            <w:lang w:val="en-GB"/>
          </w:rPr>
          <w:delText>Even though the variable did not present a high correlation with any other, the team applied the KNN</w:delText>
        </w:r>
        <w:r w:rsidR="0090421E" w:rsidRPr="0053685E" w:rsidDel="002E68ED">
          <w:rPr>
            <w:rFonts w:cs="Arial"/>
            <w:szCs w:val="20"/>
            <w:lang w:val="en-GB"/>
          </w:rPr>
          <w:delText xml:space="preserve"> (</w:delText>
        </w:r>
        <w:r w:rsidR="0090421E" w:rsidRPr="0053685E" w:rsidDel="002E68ED">
          <w:rPr>
            <w:rFonts w:cs="Arial"/>
            <w:szCs w:val="20"/>
            <w:lang w:val="en-GB"/>
          </w:rPr>
          <w:fldChar w:fldCharType="begin"/>
        </w:r>
        <w:r w:rsidR="0090421E" w:rsidRPr="0053685E" w:rsidDel="002E68ED">
          <w:rPr>
            <w:rFonts w:cs="Arial"/>
            <w:szCs w:val="20"/>
            <w:lang w:val="en-GB"/>
          </w:rPr>
          <w:delInstrText xml:space="preserve"> REF _Ref100504443 \h </w:delInstrText>
        </w:r>
      </w:del>
      <w:del w:id="687" w:author="Ricardo Almeida" w:date="2022-06-17T18:58:00Z">
        <w:r w:rsidR="0053685E" w:rsidDel="00274B40">
          <w:rPr>
            <w:rFonts w:cs="Arial"/>
            <w:szCs w:val="20"/>
            <w:lang w:val="en-GB"/>
          </w:rPr>
          <w:delInstrText xml:space="preserve"> \* MERGEFORMAT </w:delInstrText>
        </w:r>
      </w:del>
      <w:del w:id="688" w:author="Ricardo Almeida" w:date="2022-06-02T19:30:00Z">
        <w:r w:rsidR="0090421E" w:rsidRPr="0053685E" w:rsidDel="002E68ED">
          <w:rPr>
            <w:rFonts w:cs="Arial"/>
            <w:szCs w:val="20"/>
            <w:lang w:val="en-GB"/>
          </w:rPr>
        </w:r>
        <w:r w:rsidR="0090421E" w:rsidRPr="0053685E" w:rsidDel="002E68ED">
          <w:rPr>
            <w:rFonts w:cs="Arial"/>
            <w:szCs w:val="20"/>
            <w:lang w:val="en-GB"/>
          </w:rPr>
          <w:fldChar w:fldCharType="separate"/>
        </w:r>
        <w:r w:rsidR="0090421E" w:rsidRPr="0053685E" w:rsidDel="002E68ED">
          <w:rPr>
            <w:lang w:val="en-GB"/>
          </w:rPr>
          <w:delText xml:space="preserve">Methodology </w:delText>
        </w:r>
        <w:r w:rsidR="0090421E" w:rsidRPr="0053685E" w:rsidDel="002E68ED">
          <w:rPr>
            <w:noProof/>
            <w:lang w:val="en-GB"/>
          </w:rPr>
          <w:delText>1</w:delText>
        </w:r>
        <w:r w:rsidR="0090421E" w:rsidRPr="0053685E" w:rsidDel="002E68ED">
          <w:rPr>
            <w:rFonts w:cs="Arial"/>
            <w:szCs w:val="20"/>
            <w:lang w:val="en-GB"/>
          </w:rPr>
          <w:fldChar w:fldCharType="end"/>
        </w:r>
        <w:r w:rsidR="0090421E" w:rsidRPr="0053685E" w:rsidDel="002E68ED">
          <w:rPr>
            <w:rFonts w:cs="Arial"/>
            <w:szCs w:val="20"/>
            <w:lang w:val="en-GB"/>
          </w:rPr>
          <w:delText>)</w:delText>
        </w:r>
        <w:r w:rsidR="00200AF4" w:rsidRPr="0053685E" w:rsidDel="002E68ED">
          <w:rPr>
            <w:rFonts w:cs="Arial"/>
            <w:szCs w:val="20"/>
            <w:lang w:val="en-GB"/>
          </w:rPr>
          <w:delText xml:space="preserve"> Imputer technique to fill in the missing values. </w:delText>
        </w:r>
        <w:r w:rsidRPr="0053685E" w:rsidDel="002E68ED">
          <w:rPr>
            <w:rFonts w:cs="Arial"/>
            <w:szCs w:val="20"/>
            <w:lang w:val="en-GB"/>
          </w:rPr>
          <w:delText xml:space="preserve">After comparing the descriptive statistics of the variable ‘Year_Birth’ distribution, before and after the imputation, </w:delText>
        </w:r>
        <w:r w:rsidR="00E430A6" w:rsidRPr="0053685E" w:rsidDel="002E68ED">
          <w:rPr>
            <w:rFonts w:cs="Arial"/>
            <w:szCs w:val="20"/>
            <w:lang w:val="en-GB"/>
          </w:rPr>
          <w:delText>it was</w:delText>
        </w:r>
        <w:r w:rsidRPr="0053685E" w:rsidDel="002E68ED">
          <w:rPr>
            <w:rFonts w:cs="Arial"/>
            <w:szCs w:val="20"/>
            <w:lang w:val="en-GB"/>
          </w:rPr>
          <w:delText xml:space="preserve"> concluded that the result was good, because the main values have pretty much remained equal, and the standard deviation decreased a little</w:delText>
        </w:r>
        <w:r w:rsidR="00D91582" w:rsidRPr="0053685E" w:rsidDel="002E68ED">
          <w:rPr>
            <w:rFonts w:cs="Arial"/>
            <w:lang w:val="en-GB"/>
          </w:rPr>
          <w:delText xml:space="preserve"> (</w:delText>
        </w:r>
        <w:r w:rsidR="001220A4" w:rsidRPr="0053685E" w:rsidDel="002E68ED">
          <w:rPr>
            <w:rFonts w:cs="Arial"/>
            <w:lang w:val="en-GB"/>
          </w:rPr>
          <w:fldChar w:fldCharType="begin"/>
        </w:r>
        <w:r w:rsidR="001220A4" w:rsidRPr="0053685E" w:rsidDel="002E68ED">
          <w:rPr>
            <w:rFonts w:cs="Arial"/>
            <w:lang w:val="en-GB"/>
          </w:rPr>
          <w:delInstrText xml:space="preserve"> REF _Ref100506047 \h </w:delInstrText>
        </w:r>
      </w:del>
      <w:del w:id="689" w:author="Ricardo Almeida" w:date="2022-06-17T18:58:00Z">
        <w:r w:rsidR="0053685E" w:rsidDel="00274B40">
          <w:rPr>
            <w:rFonts w:cs="Arial"/>
            <w:lang w:val="en-GB"/>
          </w:rPr>
          <w:delInstrText xml:space="preserve"> \* MERGEFORMAT </w:delInstrText>
        </w:r>
      </w:del>
      <w:del w:id="690" w:author="Ricardo Almeida" w:date="2022-06-02T19:30:00Z">
        <w:r w:rsidR="001220A4" w:rsidRPr="0053685E" w:rsidDel="002E68ED">
          <w:rPr>
            <w:rFonts w:cs="Arial"/>
            <w:lang w:val="en-GB"/>
          </w:rPr>
        </w:r>
        <w:r w:rsidR="001220A4" w:rsidRPr="0053685E" w:rsidDel="002E68ED">
          <w:rPr>
            <w:rFonts w:cs="Arial"/>
            <w:lang w:val="en-GB"/>
          </w:rPr>
          <w:fldChar w:fldCharType="separate"/>
        </w:r>
        <w:r w:rsidR="001220A4" w:rsidRPr="0053685E" w:rsidDel="002E68ED">
          <w:rPr>
            <w:lang w:val="en-GB"/>
          </w:rPr>
          <w:delText xml:space="preserve">Figure </w:delText>
        </w:r>
        <w:r w:rsidR="001220A4" w:rsidRPr="0053685E" w:rsidDel="002E68ED">
          <w:rPr>
            <w:noProof/>
            <w:lang w:val="en-GB"/>
          </w:rPr>
          <w:delText>14</w:delText>
        </w:r>
        <w:r w:rsidR="001220A4" w:rsidRPr="0053685E" w:rsidDel="002E68ED">
          <w:rPr>
            <w:rFonts w:cs="Arial"/>
            <w:lang w:val="en-GB"/>
          </w:rPr>
          <w:fldChar w:fldCharType="end"/>
        </w:r>
        <w:r w:rsidR="001220A4" w:rsidRPr="0053685E" w:rsidDel="002E68ED">
          <w:rPr>
            <w:rFonts w:cs="Arial"/>
            <w:lang w:val="en-GB"/>
          </w:rPr>
          <w:delText xml:space="preserve"> </w:delText>
        </w:r>
        <w:r w:rsidR="002E319B" w:rsidRPr="0053685E" w:rsidDel="002E68ED">
          <w:rPr>
            <w:rFonts w:cs="Arial"/>
            <w:lang w:val="en-GB"/>
          </w:rPr>
          <w:delText>and</w:delText>
        </w:r>
        <w:r w:rsidR="001220A4" w:rsidRPr="0053685E" w:rsidDel="002E68ED">
          <w:rPr>
            <w:rFonts w:cs="Arial"/>
            <w:lang w:val="en-GB"/>
          </w:rPr>
          <w:delText xml:space="preserve"> </w:delText>
        </w:r>
        <w:r w:rsidR="001220A4" w:rsidRPr="0053685E" w:rsidDel="002E68ED">
          <w:rPr>
            <w:rFonts w:cs="Arial"/>
            <w:lang w:val="en-GB"/>
          </w:rPr>
          <w:fldChar w:fldCharType="begin"/>
        </w:r>
        <w:r w:rsidR="001220A4" w:rsidRPr="0053685E" w:rsidDel="002E68ED">
          <w:rPr>
            <w:rFonts w:cs="Arial"/>
            <w:lang w:val="en-GB"/>
          </w:rPr>
          <w:delInstrText xml:space="preserve"> REF _Ref100506060 \h </w:delInstrText>
        </w:r>
      </w:del>
      <w:del w:id="691" w:author="Ricardo Almeida" w:date="2022-06-17T18:58:00Z">
        <w:r w:rsidR="0053685E" w:rsidDel="00274B40">
          <w:rPr>
            <w:rFonts w:cs="Arial"/>
            <w:lang w:val="en-GB"/>
          </w:rPr>
          <w:delInstrText xml:space="preserve"> \* MERGEFORMAT </w:delInstrText>
        </w:r>
      </w:del>
      <w:del w:id="692" w:author="Ricardo Almeida" w:date="2022-06-02T19:30:00Z">
        <w:r w:rsidR="001220A4" w:rsidRPr="0053685E" w:rsidDel="002E68ED">
          <w:rPr>
            <w:rFonts w:cs="Arial"/>
            <w:lang w:val="en-GB"/>
          </w:rPr>
        </w:r>
        <w:r w:rsidR="001220A4" w:rsidRPr="0053685E" w:rsidDel="002E68ED">
          <w:rPr>
            <w:rFonts w:cs="Arial"/>
            <w:lang w:val="en-GB"/>
          </w:rPr>
          <w:fldChar w:fldCharType="separate"/>
        </w:r>
        <w:r w:rsidR="001220A4" w:rsidRPr="0053685E" w:rsidDel="002E68ED">
          <w:rPr>
            <w:lang w:val="en-GB"/>
          </w:rPr>
          <w:delText xml:space="preserve">Figure </w:delText>
        </w:r>
        <w:r w:rsidR="001220A4" w:rsidRPr="0053685E" w:rsidDel="002E68ED">
          <w:rPr>
            <w:noProof/>
            <w:lang w:val="en-GB"/>
          </w:rPr>
          <w:delText>15</w:delText>
        </w:r>
        <w:r w:rsidR="001220A4" w:rsidRPr="0053685E" w:rsidDel="002E68ED">
          <w:rPr>
            <w:rFonts w:cs="Arial"/>
            <w:lang w:val="en-GB"/>
          </w:rPr>
          <w:fldChar w:fldCharType="end"/>
        </w:r>
        <w:r w:rsidR="00D91582" w:rsidRPr="0053685E" w:rsidDel="002E68ED">
          <w:rPr>
            <w:rFonts w:cs="Arial"/>
            <w:lang w:val="en-GB"/>
          </w:rPr>
          <w:delText>)</w:delText>
        </w:r>
        <w:r w:rsidRPr="0053685E" w:rsidDel="002E68ED">
          <w:rPr>
            <w:rFonts w:cs="Arial"/>
            <w:szCs w:val="20"/>
            <w:lang w:val="en-GB"/>
          </w:rPr>
          <w:delText>.</w:delText>
        </w:r>
        <w:r w:rsidR="00874E16" w:rsidRPr="0053685E" w:rsidDel="002E68ED">
          <w:rPr>
            <w:rFonts w:cs="Arial"/>
            <w:szCs w:val="20"/>
            <w:lang w:val="en-GB"/>
          </w:rPr>
          <w:delText xml:space="preserve"> </w:delText>
        </w:r>
        <w:r w:rsidRPr="0053685E" w:rsidDel="002E68ED">
          <w:rPr>
            <w:rFonts w:cs="Arial"/>
            <w:szCs w:val="20"/>
            <w:lang w:val="en-GB"/>
          </w:rPr>
          <w:delText>Regarding misclassifications identified in the variable ‘Wifi</w:delText>
        </w:r>
        <w:r w:rsidR="00874E16" w:rsidRPr="0053685E" w:rsidDel="002E68ED">
          <w:rPr>
            <w:rFonts w:cs="Arial"/>
            <w:szCs w:val="20"/>
            <w:lang w:val="en-GB"/>
          </w:rPr>
          <w:delText>’</w:delText>
        </w:r>
        <w:r w:rsidRPr="0053685E" w:rsidDel="002E68ED">
          <w:rPr>
            <w:rFonts w:cs="Arial"/>
            <w:szCs w:val="20"/>
            <w:lang w:val="en-GB"/>
          </w:rPr>
          <w:delText xml:space="preserve">, </w:delText>
        </w:r>
        <w:r w:rsidR="00874E16" w:rsidRPr="0053685E" w:rsidDel="002E68ED">
          <w:rPr>
            <w:rFonts w:cs="Arial"/>
            <w:szCs w:val="20"/>
            <w:lang w:val="en-GB"/>
          </w:rPr>
          <w:delText>the team</w:delText>
        </w:r>
        <w:r w:rsidRPr="0053685E" w:rsidDel="002E68ED">
          <w:rPr>
            <w:rFonts w:cs="Arial"/>
            <w:szCs w:val="20"/>
            <w:lang w:val="en-GB"/>
          </w:rPr>
          <w:delText xml:space="preserve"> replaced the 36 entries with a rate of ‘6’, by the maximum possible value of ‘5</w:delText>
        </w:r>
        <w:r w:rsidR="00874E16" w:rsidRPr="0053685E" w:rsidDel="002E68ED">
          <w:rPr>
            <w:rFonts w:cs="Arial"/>
            <w:szCs w:val="20"/>
            <w:lang w:val="en-GB"/>
          </w:rPr>
          <w:delText>’</w:delText>
        </w:r>
        <w:r w:rsidR="002E319B" w:rsidRPr="0053685E" w:rsidDel="002E68ED">
          <w:rPr>
            <w:rFonts w:cs="Arial"/>
            <w:szCs w:val="20"/>
            <w:lang w:val="en-GB"/>
          </w:rPr>
          <w:delText xml:space="preserve"> (</w:delText>
        </w:r>
        <w:r w:rsidR="008172A7" w:rsidRPr="0053685E" w:rsidDel="002E68ED">
          <w:rPr>
            <w:rFonts w:cs="Arial"/>
            <w:szCs w:val="20"/>
            <w:lang w:val="en-GB"/>
          </w:rPr>
          <w:fldChar w:fldCharType="begin"/>
        </w:r>
        <w:r w:rsidR="008172A7" w:rsidRPr="0053685E" w:rsidDel="002E68ED">
          <w:rPr>
            <w:rFonts w:cs="Arial"/>
            <w:szCs w:val="20"/>
            <w:lang w:val="en-GB"/>
          </w:rPr>
          <w:delInstrText xml:space="preserve"> REF _Ref100506363 \h </w:delInstrText>
        </w:r>
      </w:del>
      <w:del w:id="693" w:author="Ricardo Almeida" w:date="2022-06-17T18:58:00Z">
        <w:r w:rsidR="0053685E" w:rsidDel="00274B40">
          <w:rPr>
            <w:rFonts w:cs="Arial"/>
            <w:szCs w:val="20"/>
            <w:lang w:val="en-GB"/>
          </w:rPr>
          <w:delInstrText xml:space="preserve"> \* MERGEFORMAT </w:delInstrText>
        </w:r>
      </w:del>
      <w:del w:id="694" w:author="Ricardo Almeida" w:date="2022-06-02T19:30:00Z">
        <w:r w:rsidR="008172A7" w:rsidRPr="0053685E" w:rsidDel="002E68ED">
          <w:rPr>
            <w:rFonts w:cs="Arial"/>
            <w:szCs w:val="20"/>
            <w:lang w:val="en-GB"/>
          </w:rPr>
        </w:r>
        <w:r w:rsidR="008172A7" w:rsidRPr="0053685E" w:rsidDel="002E68ED">
          <w:rPr>
            <w:rFonts w:cs="Arial"/>
            <w:szCs w:val="20"/>
            <w:lang w:val="en-GB"/>
          </w:rPr>
          <w:fldChar w:fldCharType="separate"/>
        </w:r>
        <w:r w:rsidR="008172A7" w:rsidRPr="0053685E" w:rsidDel="002E68ED">
          <w:rPr>
            <w:lang w:val="en-GB"/>
          </w:rPr>
          <w:delText xml:space="preserve">Figure </w:delText>
        </w:r>
        <w:r w:rsidR="008172A7" w:rsidRPr="0053685E" w:rsidDel="002E68ED">
          <w:rPr>
            <w:noProof/>
            <w:lang w:val="en-GB"/>
          </w:rPr>
          <w:delText>16</w:delText>
        </w:r>
        <w:r w:rsidR="008172A7" w:rsidRPr="0053685E" w:rsidDel="002E68ED">
          <w:rPr>
            <w:rFonts w:cs="Arial"/>
            <w:szCs w:val="20"/>
            <w:lang w:val="en-GB"/>
          </w:rPr>
          <w:fldChar w:fldCharType="end"/>
        </w:r>
        <w:r w:rsidR="002E319B" w:rsidRPr="0053685E" w:rsidDel="002E68ED">
          <w:rPr>
            <w:rFonts w:cs="Arial"/>
            <w:szCs w:val="20"/>
            <w:lang w:val="en-GB"/>
          </w:rPr>
          <w:delText xml:space="preserve"> and </w:delText>
        </w:r>
        <w:r w:rsidR="008172A7" w:rsidRPr="0053685E" w:rsidDel="002E68ED">
          <w:rPr>
            <w:rFonts w:cs="Arial"/>
            <w:szCs w:val="20"/>
            <w:lang w:val="en-GB"/>
          </w:rPr>
          <w:fldChar w:fldCharType="begin"/>
        </w:r>
        <w:r w:rsidR="008172A7" w:rsidRPr="0053685E" w:rsidDel="002E68ED">
          <w:rPr>
            <w:rFonts w:cs="Arial"/>
            <w:szCs w:val="20"/>
            <w:lang w:val="en-GB"/>
          </w:rPr>
          <w:delInstrText xml:space="preserve"> REF _Ref100506372 \h </w:delInstrText>
        </w:r>
      </w:del>
      <w:del w:id="695" w:author="Ricardo Almeida" w:date="2022-06-17T18:58:00Z">
        <w:r w:rsidR="0053685E" w:rsidDel="00274B40">
          <w:rPr>
            <w:rFonts w:cs="Arial"/>
            <w:szCs w:val="20"/>
            <w:lang w:val="en-GB"/>
          </w:rPr>
          <w:delInstrText xml:space="preserve"> \* MERGEFORMAT </w:delInstrText>
        </w:r>
      </w:del>
      <w:del w:id="696" w:author="Ricardo Almeida" w:date="2022-06-02T19:30:00Z">
        <w:r w:rsidR="008172A7" w:rsidRPr="0053685E" w:rsidDel="002E68ED">
          <w:rPr>
            <w:rFonts w:cs="Arial"/>
            <w:szCs w:val="20"/>
            <w:lang w:val="en-GB"/>
          </w:rPr>
        </w:r>
        <w:r w:rsidR="008172A7" w:rsidRPr="0053685E" w:rsidDel="002E68ED">
          <w:rPr>
            <w:rFonts w:cs="Arial"/>
            <w:szCs w:val="20"/>
            <w:lang w:val="en-GB"/>
          </w:rPr>
          <w:fldChar w:fldCharType="separate"/>
        </w:r>
        <w:r w:rsidR="008172A7" w:rsidRPr="0053685E" w:rsidDel="002E68ED">
          <w:rPr>
            <w:lang w:val="en-GB"/>
          </w:rPr>
          <w:delText xml:space="preserve">Figure </w:delText>
        </w:r>
        <w:r w:rsidR="008172A7" w:rsidRPr="0053685E" w:rsidDel="002E68ED">
          <w:rPr>
            <w:noProof/>
            <w:lang w:val="en-GB"/>
          </w:rPr>
          <w:delText>17</w:delText>
        </w:r>
        <w:r w:rsidR="008172A7" w:rsidRPr="0053685E" w:rsidDel="002E68ED">
          <w:rPr>
            <w:rFonts w:cs="Arial"/>
            <w:szCs w:val="20"/>
            <w:lang w:val="en-GB"/>
          </w:rPr>
          <w:fldChar w:fldCharType="end"/>
        </w:r>
        <w:r w:rsidR="002E319B" w:rsidRPr="0053685E" w:rsidDel="002E68ED">
          <w:rPr>
            <w:rFonts w:cs="Arial"/>
            <w:szCs w:val="20"/>
            <w:lang w:val="en-GB"/>
          </w:rPr>
          <w:delText>)</w:delText>
        </w:r>
        <w:r w:rsidRPr="0053685E" w:rsidDel="002E68ED">
          <w:rPr>
            <w:rFonts w:cs="Arial"/>
            <w:szCs w:val="20"/>
            <w:lang w:val="en-GB"/>
          </w:rPr>
          <w:delText>.</w:delText>
        </w:r>
      </w:del>
    </w:p>
    <w:p w14:paraId="1E6A422B" w14:textId="026AF93B" w:rsidR="00806B3A" w:rsidRPr="0053685E" w:rsidDel="002E68ED" w:rsidRDefault="00806B3A">
      <w:pPr>
        <w:rPr>
          <w:del w:id="697" w:author="Ricardo Almeida" w:date="2022-06-02T19:30:00Z"/>
          <w:rFonts w:cs="Arial"/>
          <w:szCs w:val="20"/>
          <w:lang w:val="en-GB"/>
        </w:rPr>
      </w:pPr>
      <w:del w:id="698" w:author="Ricardo Almeida" w:date="2022-06-02T19:30:00Z">
        <w:r w:rsidRPr="0053685E" w:rsidDel="002E68ED">
          <w:rPr>
            <w:rFonts w:cs="Arial"/>
            <w:szCs w:val="20"/>
            <w:lang w:val="en-GB"/>
          </w:rPr>
          <w:delText>Based on the available attributes it was possible to create new features, namely the gender</w:delText>
        </w:r>
        <w:r w:rsidR="00850FFC" w:rsidRPr="0053685E" w:rsidDel="002E68ED">
          <w:rPr>
            <w:rFonts w:cs="Arial"/>
            <w:szCs w:val="20"/>
            <w:lang w:val="en-GB"/>
          </w:rPr>
          <w:delText xml:space="preserve"> (</w:delText>
        </w:r>
        <w:r w:rsidR="00DC54EE" w:rsidRPr="0053685E" w:rsidDel="002E68ED">
          <w:rPr>
            <w:rFonts w:cs="Arial"/>
            <w:szCs w:val="20"/>
            <w:lang w:val="en-GB"/>
          </w:rPr>
          <w:fldChar w:fldCharType="begin"/>
        </w:r>
        <w:r w:rsidR="00DC54EE" w:rsidRPr="0053685E" w:rsidDel="002E68ED">
          <w:rPr>
            <w:rFonts w:cs="Arial"/>
            <w:szCs w:val="20"/>
            <w:lang w:val="en-GB"/>
          </w:rPr>
          <w:delInstrText xml:space="preserve"> REF _Ref100507068 \h </w:delInstrText>
        </w:r>
      </w:del>
      <w:del w:id="699" w:author="Ricardo Almeida" w:date="2022-06-17T18:58:00Z">
        <w:r w:rsidR="0053685E" w:rsidDel="00274B40">
          <w:rPr>
            <w:rFonts w:cs="Arial"/>
            <w:szCs w:val="20"/>
            <w:lang w:val="en-GB"/>
          </w:rPr>
          <w:delInstrText xml:space="preserve"> \* MERGEFORMAT </w:delInstrText>
        </w:r>
      </w:del>
      <w:del w:id="700" w:author="Ricardo Almeida" w:date="2022-06-02T19:30:00Z">
        <w:r w:rsidR="00DC54EE" w:rsidRPr="0053685E" w:rsidDel="002E68ED">
          <w:rPr>
            <w:rFonts w:cs="Arial"/>
            <w:szCs w:val="20"/>
            <w:lang w:val="en-GB"/>
          </w:rPr>
        </w:r>
        <w:r w:rsidR="00DC54EE" w:rsidRPr="0053685E" w:rsidDel="002E68ED">
          <w:rPr>
            <w:rFonts w:cs="Arial"/>
            <w:szCs w:val="20"/>
            <w:lang w:val="en-GB"/>
          </w:rPr>
          <w:fldChar w:fldCharType="separate"/>
        </w:r>
        <w:r w:rsidR="00DC54EE" w:rsidRPr="0053685E" w:rsidDel="002E68ED">
          <w:rPr>
            <w:lang w:val="en-GB"/>
          </w:rPr>
          <w:delText xml:space="preserve">Figure </w:delText>
        </w:r>
        <w:r w:rsidR="00DC54EE" w:rsidRPr="0053685E" w:rsidDel="002E68ED">
          <w:rPr>
            <w:noProof/>
            <w:lang w:val="en-GB"/>
          </w:rPr>
          <w:delText>18</w:delText>
        </w:r>
        <w:r w:rsidR="00DC54EE" w:rsidRPr="0053685E" w:rsidDel="002E68ED">
          <w:rPr>
            <w:rFonts w:cs="Arial"/>
            <w:szCs w:val="20"/>
            <w:lang w:val="en-GB"/>
          </w:rPr>
          <w:fldChar w:fldCharType="end"/>
        </w:r>
        <w:r w:rsidR="00850FFC" w:rsidRPr="0053685E" w:rsidDel="002E68ED">
          <w:rPr>
            <w:rFonts w:cs="Arial"/>
            <w:szCs w:val="20"/>
            <w:lang w:val="en-GB"/>
          </w:rPr>
          <w:delText xml:space="preserve">), </w:delText>
        </w:r>
        <w:r w:rsidR="002E121D" w:rsidRPr="0053685E" w:rsidDel="002E68ED">
          <w:rPr>
            <w:rFonts w:cs="Arial"/>
            <w:szCs w:val="20"/>
            <w:lang w:val="en-GB"/>
          </w:rPr>
          <w:delText>based on the prefixes ‘Mr’ and ‘Ms’ on the variable ‘Name’</w:delText>
        </w:r>
        <w:r w:rsidR="00850FFC" w:rsidRPr="0053685E" w:rsidDel="002E68ED">
          <w:rPr>
            <w:rFonts w:cs="Arial"/>
            <w:szCs w:val="20"/>
            <w:lang w:val="en-GB"/>
          </w:rPr>
          <w:delText>;</w:delText>
        </w:r>
        <w:r w:rsidRPr="0053685E" w:rsidDel="002E68ED">
          <w:rPr>
            <w:rFonts w:cs="Arial"/>
            <w:szCs w:val="20"/>
            <w:lang w:val="en-GB"/>
          </w:rPr>
          <w:delText xml:space="preserve"> age</w:delText>
        </w:r>
        <w:r w:rsidR="00850FFC" w:rsidRPr="0053685E" w:rsidDel="002E68ED">
          <w:rPr>
            <w:rFonts w:cs="Arial"/>
            <w:szCs w:val="20"/>
            <w:lang w:val="en-GB"/>
          </w:rPr>
          <w:delText xml:space="preserve"> (</w:delText>
        </w:r>
        <w:r w:rsidR="00DC54EE" w:rsidRPr="0053685E" w:rsidDel="002E68ED">
          <w:rPr>
            <w:rFonts w:cs="Arial"/>
            <w:szCs w:val="20"/>
            <w:lang w:val="en-GB"/>
          </w:rPr>
          <w:fldChar w:fldCharType="begin"/>
        </w:r>
        <w:r w:rsidR="00DC54EE" w:rsidRPr="0053685E" w:rsidDel="002E68ED">
          <w:rPr>
            <w:rFonts w:cs="Arial"/>
            <w:szCs w:val="20"/>
            <w:lang w:val="en-GB"/>
          </w:rPr>
          <w:delInstrText xml:space="preserve"> REF _Ref100507081 \h </w:delInstrText>
        </w:r>
      </w:del>
      <w:del w:id="701" w:author="Ricardo Almeida" w:date="2022-06-17T18:58:00Z">
        <w:r w:rsidR="0053685E" w:rsidDel="00274B40">
          <w:rPr>
            <w:rFonts w:cs="Arial"/>
            <w:szCs w:val="20"/>
            <w:lang w:val="en-GB"/>
          </w:rPr>
          <w:delInstrText xml:space="preserve"> \* MERGEFORMAT </w:delInstrText>
        </w:r>
      </w:del>
      <w:del w:id="702" w:author="Ricardo Almeida" w:date="2022-06-02T19:30:00Z">
        <w:r w:rsidR="00DC54EE" w:rsidRPr="0053685E" w:rsidDel="002E68ED">
          <w:rPr>
            <w:rFonts w:cs="Arial"/>
            <w:szCs w:val="20"/>
            <w:lang w:val="en-GB"/>
          </w:rPr>
        </w:r>
        <w:r w:rsidR="00DC54EE" w:rsidRPr="0053685E" w:rsidDel="002E68ED">
          <w:rPr>
            <w:rFonts w:cs="Arial"/>
            <w:szCs w:val="20"/>
            <w:lang w:val="en-GB"/>
          </w:rPr>
          <w:fldChar w:fldCharType="separate"/>
        </w:r>
        <w:r w:rsidR="00DC54EE" w:rsidRPr="0053685E" w:rsidDel="002E68ED">
          <w:rPr>
            <w:lang w:val="en-GB"/>
          </w:rPr>
          <w:delText xml:space="preserve">Figure </w:delText>
        </w:r>
        <w:r w:rsidR="00DC54EE" w:rsidRPr="0053685E" w:rsidDel="002E68ED">
          <w:rPr>
            <w:noProof/>
            <w:lang w:val="en-GB"/>
          </w:rPr>
          <w:delText>19</w:delText>
        </w:r>
        <w:r w:rsidR="00DC54EE" w:rsidRPr="0053685E" w:rsidDel="002E68ED">
          <w:rPr>
            <w:rFonts w:cs="Arial"/>
            <w:szCs w:val="20"/>
            <w:lang w:val="en-GB"/>
          </w:rPr>
          <w:fldChar w:fldCharType="end"/>
        </w:r>
        <w:r w:rsidR="00850FFC" w:rsidRPr="0053685E" w:rsidDel="002E68ED">
          <w:rPr>
            <w:rFonts w:cs="Arial"/>
            <w:szCs w:val="20"/>
            <w:lang w:val="en-GB"/>
          </w:rPr>
          <w:delText xml:space="preserve">), calculated from </w:delText>
        </w:r>
        <w:r w:rsidR="002E121D" w:rsidRPr="0053685E" w:rsidDel="002E68ED">
          <w:rPr>
            <w:rFonts w:cs="Arial"/>
            <w:szCs w:val="20"/>
            <w:lang w:val="en-GB"/>
          </w:rPr>
          <w:delText xml:space="preserve">difference </w:delText>
        </w:r>
        <w:r w:rsidR="00850FFC" w:rsidRPr="0053685E" w:rsidDel="002E68ED">
          <w:rPr>
            <w:rFonts w:cs="Arial"/>
            <w:szCs w:val="20"/>
            <w:lang w:val="en-GB"/>
          </w:rPr>
          <w:delText xml:space="preserve">of </w:delText>
        </w:r>
        <w:r w:rsidR="002E121D" w:rsidRPr="0053685E" w:rsidDel="002E68ED">
          <w:rPr>
            <w:rFonts w:cs="Arial"/>
            <w:szCs w:val="20"/>
            <w:lang w:val="en-GB"/>
          </w:rPr>
          <w:delText>the current year and the year of birth</w:delText>
        </w:r>
        <w:r w:rsidR="00850FFC" w:rsidRPr="0053685E" w:rsidDel="002E68ED">
          <w:rPr>
            <w:rFonts w:cs="Arial"/>
            <w:szCs w:val="20"/>
            <w:lang w:val="en-GB"/>
          </w:rPr>
          <w:delText xml:space="preserve"> (</w:delText>
        </w:r>
        <w:r w:rsidR="00DC54EE" w:rsidRPr="0053685E" w:rsidDel="002E68ED">
          <w:rPr>
            <w:rFonts w:cs="Arial"/>
            <w:szCs w:val="20"/>
            <w:lang w:val="en-GB"/>
          </w:rPr>
          <w:fldChar w:fldCharType="begin"/>
        </w:r>
        <w:r w:rsidR="00DC54EE" w:rsidRPr="0053685E" w:rsidDel="002E68ED">
          <w:rPr>
            <w:rFonts w:cs="Arial"/>
            <w:szCs w:val="20"/>
            <w:lang w:val="en-GB"/>
          </w:rPr>
          <w:delInstrText xml:space="preserve"> REF _Ref100507090 \h </w:delInstrText>
        </w:r>
      </w:del>
      <w:del w:id="703" w:author="Ricardo Almeida" w:date="2022-06-17T18:58:00Z">
        <w:r w:rsidR="0053685E" w:rsidDel="00274B40">
          <w:rPr>
            <w:rFonts w:cs="Arial"/>
            <w:szCs w:val="20"/>
            <w:lang w:val="en-GB"/>
          </w:rPr>
          <w:delInstrText xml:space="preserve"> \* MERGEFORMAT </w:delInstrText>
        </w:r>
      </w:del>
      <w:del w:id="704" w:author="Ricardo Almeida" w:date="2022-06-02T19:30:00Z">
        <w:r w:rsidR="00DC54EE" w:rsidRPr="0053685E" w:rsidDel="002E68ED">
          <w:rPr>
            <w:rFonts w:cs="Arial"/>
            <w:szCs w:val="20"/>
            <w:lang w:val="en-GB"/>
          </w:rPr>
        </w:r>
        <w:r w:rsidR="00DC54EE" w:rsidRPr="0053685E" w:rsidDel="002E68ED">
          <w:rPr>
            <w:rFonts w:cs="Arial"/>
            <w:szCs w:val="20"/>
            <w:lang w:val="en-GB"/>
          </w:rPr>
          <w:fldChar w:fldCharType="separate"/>
        </w:r>
        <w:r w:rsidR="00DC54EE" w:rsidRPr="0053685E" w:rsidDel="002E68ED">
          <w:rPr>
            <w:lang w:val="en-GB"/>
          </w:rPr>
          <w:delText xml:space="preserve">Figure </w:delText>
        </w:r>
        <w:r w:rsidR="00DC54EE" w:rsidRPr="0053685E" w:rsidDel="002E68ED">
          <w:rPr>
            <w:noProof/>
            <w:lang w:val="en-GB"/>
          </w:rPr>
          <w:delText>20</w:delText>
        </w:r>
        <w:r w:rsidR="00DC54EE" w:rsidRPr="0053685E" w:rsidDel="002E68ED">
          <w:rPr>
            <w:rFonts w:cs="Arial"/>
            <w:szCs w:val="20"/>
            <w:lang w:val="en-GB"/>
          </w:rPr>
          <w:fldChar w:fldCharType="end"/>
        </w:r>
        <w:r w:rsidR="00850FFC" w:rsidRPr="0053685E" w:rsidDel="002E68ED">
          <w:rPr>
            <w:rFonts w:cs="Arial"/>
            <w:szCs w:val="20"/>
            <w:lang w:val="en-GB"/>
          </w:rPr>
          <w:delText>);</w:delText>
        </w:r>
        <w:r w:rsidR="002E121D" w:rsidRPr="0053685E" w:rsidDel="002E68ED">
          <w:rPr>
            <w:rFonts w:cs="Arial"/>
            <w:szCs w:val="20"/>
            <w:lang w:val="en-GB"/>
          </w:rPr>
          <w:delText xml:space="preserve"> </w:delText>
        </w:r>
        <w:r w:rsidRPr="0053685E" w:rsidDel="002E68ED">
          <w:rPr>
            <w:rFonts w:cs="Arial"/>
            <w:szCs w:val="20"/>
            <w:lang w:val="en-GB"/>
          </w:rPr>
          <w:delText>and average overall satisfaction</w:delText>
        </w:r>
        <w:r w:rsidR="002E121D" w:rsidRPr="0053685E" w:rsidDel="002E68ED">
          <w:rPr>
            <w:rFonts w:cs="Arial"/>
            <w:szCs w:val="20"/>
            <w:lang w:val="en-GB"/>
          </w:rPr>
          <w:delText xml:space="preserve"> (average satisfaction level from the different services)</w:delText>
        </w:r>
        <w:r w:rsidRPr="0053685E" w:rsidDel="002E68ED">
          <w:rPr>
            <w:rFonts w:cs="Arial"/>
            <w:szCs w:val="20"/>
            <w:lang w:val="en-GB"/>
          </w:rPr>
          <w:delText>.</w:delText>
        </w:r>
      </w:del>
    </w:p>
    <w:p w14:paraId="2AF96D2D" w14:textId="1E8D6063" w:rsidR="00C60BF7" w:rsidRPr="0053685E" w:rsidDel="00EA4993" w:rsidRDefault="002D24DB" w:rsidP="00274B40">
      <w:pPr>
        <w:rPr>
          <w:ins w:id="705" w:author="Mariana Gil" w:date="2022-04-15T18:17:00Z"/>
          <w:del w:id="706" w:author="Ricardo Almeida" w:date="2022-06-17T19:08:00Z"/>
          <w:rFonts w:cs="Arial"/>
          <w:szCs w:val="20"/>
          <w:lang w:val="en-GB"/>
        </w:rPr>
      </w:pPr>
      <w:del w:id="707" w:author="Ricardo Almeida" w:date="2022-06-02T19:30:00Z">
        <w:r w:rsidRPr="0053685E" w:rsidDel="002E68ED">
          <w:rPr>
            <w:rFonts w:cs="Arial"/>
            <w:szCs w:val="20"/>
            <w:lang w:val="en-GB"/>
          </w:rPr>
          <w:delText>Finally, based on a heatmap figure (</w:delText>
        </w:r>
        <w:r w:rsidR="00153E7C" w:rsidRPr="0053685E" w:rsidDel="002E68ED">
          <w:rPr>
            <w:rFonts w:cs="Arial"/>
            <w:szCs w:val="20"/>
            <w:lang w:val="en-GB"/>
          </w:rPr>
          <w:fldChar w:fldCharType="begin"/>
        </w:r>
        <w:r w:rsidR="00153E7C" w:rsidRPr="0053685E" w:rsidDel="002E68ED">
          <w:rPr>
            <w:rFonts w:cs="Arial"/>
            <w:szCs w:val="20"/>
            <w:lang w:val="en-GB"/>
          </w:rPr>
          <w:delInstrText xml:space="preserve"> REF _Ref100507336 \h </w:delInstrText>
        </w:r>
      </w:del>
      <w:del w:id="708" w:author="Ricardo Almeida" w:date="2022-06-17T18:58:00Z">
        <w:r w:rsidR="0053685E" w:rsidDel="00274B40">
          <w:rPr>
            <w:rFonts w:cs="Arial"/>
            <w:szCs w:val="20"/>
            <w:lang w:val="en-GB"/>
          </w:rPr>
          <w:delInstrText xml:space="preserve"> \* MERGEFORMAT </w:delInstrText>
        </w:r>
      </w:del>
      <w:del w:id="709" w:author="Ricardo Almeida" w:date="2022-06-02T19:30:00Z">
        <w:r w:rsidR="00153E7C" w:rsidRPr="0053685E" w:rsidDel="002E68ED">
          <w:rPr>
            <w:rFonts w:cs="Arial"/>
            <w:szCs w:val="20"/>
            <w:lang w:val="en-GB"/>
          </w:rPr>
        </w:r>
        <w:r w:rsidR="00153E7C" w:rsidRPr="0053685E" w:rsidDel="002E68ED">
          <w:rPr>
            <w:rFonts w:cs="Arial"/>
            <w:szCs w:val="20"/>
            <w:lang w:val="en-GB"/>
          </w:rPr>
          <w:fldChar w:fldCharType="separate"/>
        </w:r>
        <w:r w:rsidR="00153E7C" w:rsidRPr="0053685E" w:rsidDel="002E68ED">
          <w:rPr>
            <w:lang w:val="en-GB"/>
          </w:rPr>
          <w:delText xml:space="preserve">Figure </w:delText>
        </w:r>
        <w:r w:rsidR="00153E7C" w:rsidRPr="0053685E" w:rsidDel="002E68ED">
          <w:rPr>
            <w:noProof/>
            <w:lang w:val="en-GB"/>
          </w:rPr>
          <w:delText>21</w:delText>
        </w:r>
        <w:r w:rsidR="00153E7C" w:rsidRPr="0053685E" w:rsidDel="002E68ED">
          <w:rPr>
            <w:rFonts w:cs="Arial"/>
            <w:szCs w:val="20"/>
            <w:lang w:val="en-GB"/>
          </w:rPr>
          <w:fldChar w:fldCharType="end"/>
        </w:r>
        <w:r w:rsidRPr="0053685E" w:rsidDel="002E68ED">
          <w:rPr>
            <w:rFonts w:cs="Arial"/>
            <w:szCs w:val="20"/>
            <w:lang w:val="en-GB"/>
          </w:rPr>
          <w:delText>), the team was able to identify which features were more correlated with one another.</w:delText>
        </w:r>
        <w:r w:rsidR="00153E7C" w:rsidRPr="0053685E" w:rsidDel="002E68ED">
          <w:rPr>
            <w:rFonts w:cs="Arial"/>
            <w:szCs w:val="20"/>
            <w:lang w:val="en-GB"/>
          </w:rPr>
          <w:delText xml:space="preserve"> The result was as follows: “Comfort” with “FoodDrink” (0.7); “ReceptionSchedule” with “Location” (0.6); “Wifi” with “OnlineBooking” and “BarService” (0.6); “Staff” with “BarService” (0.7) and “OnlineBooking” (0.6); “OnlineBooking” with “BarService” (0.7); “PriceQuality” with “Cleanliness” (0.6) and “CheckOut” with “Cleanliness” (0.6).</w:delText>
        </w:r>
        <w:r w:rsidR="002A76A6" w:rsidRPr="0053685E" w:rsidDel="002E68ED">
          <w:rPr>
            <w:rFonts w:cs="Arial"/>
            <w:szCs w:val="20"/>
            <w:lang w:val="en-GB"/>
          </w:rPr>
          <w:delText xml:space="preserve"> To delineate this question, the team compound the 14 features evaluated and calculate the corresponding average satisfaction, per client. </w:delText>
        </w:r>
        <w:r w:rsidR="00C60BF7" w:rsidRPr="0053685E" w:rsidDel="002E68ED">
          <w:rPr>
            <w:rFonts w:cs="Arial"/>
            <w:szCs w:val="20"/>
            <w:lang w:val="en-GB"/>
          </w:rPr>
          <w:delText>Even though clustering doesn't rely on linear assumptions, and so collinearity wouldn't cause issues, the clustering algorithms do not present great values considering many features. As a result, the team proceeded to leverage the correlated variables via PCA</w:delText>
        </w:r>
        <w:r w:rsidR="00F6622C" w:rsidRPr="0053685E" w:rsidDel="002E68ED">
          <w:rPr>
            <w:rFonts w:cs="Arial"/>
            <w:szCs w:val="20"/>
            <w:lang w:val="en-GB"/>
          </w:rPr>
          <w:delText xml:space="preserve"> (</w:delText>
        </w:r>
        <w:r w:rsidR="00DB5894" w:rsidRPr="0053685E" w:rsidDel="002E68ED">
          <w:rPr>
            <w:rFonts w:cs="Arial"/>
            <w:szCs w:val="20"/>
            <w:lang w:val="en-GB"/>
          </w:rPr>
          <w:fldChar w:fldCharType="begin"/>
        </w:r>
        <w:r w:rsidR="00DB5894" w:rsidRPr="0053685E" w:rsidDel="002E68ED">
          <w:rPr>
            <w:rFonts w:cs="Arial"/>
            <w:szCs w:val="20"/>
            <w:lang w:val="en-GB"/>
          </w:rPr>
          <w:delInstrText xml:space="preserve"> REF _Ref100514696 \h </w:delInstrText>
        </w:r>
      </w:del>
      <w:del w:id="710" w:author="Ricardo Almeida" w:date="2022-06-17T18:58:00Z">
        <w:r w:rsidR="0053685E" w:rsidDel="00274B40">
          <w:rPr>
            <w:rFonts w:cs="Arial"/>
            <w:szCs w:val="20"/>
            <w:lang w:val="en-GB"/>
          </w:rPr>
          <w:delInstrText xml:space="preserve"> \* MERGEFORMAT </w:delInstrText>
        </w:r>
      </w:del>
      <w:del w:id="711" w:author="Ricardo Almeida" w:date="2022-06-02T19:30:00Z">
        <w:r w:rsidR="00DB5894" w:rsidRPr="0053685E" w:rsidDel="002E68ED">
          <w:rPr>
            <w:rFonts w:cs="Arial"/>
            <w:szCs w:val="20"/>
            <w:lang w:val="en-GB"/>
          </w:rPr>
        </w:r>
        <w:r w:rsidR="00DB5894" w:rsidRPr="0053685E" w:rsidDel="002E68ED">
          <w:rPr>
            <w:rFonts w:cs="Arial"/>
            <w:szCs w:val="20"/>
            <w:lang w:val="en-GB"/>
          </w:rPr>
          <w:fldChar w:fldCharType="separate"/>
        </w:r>
        <w:r w:rsidR="00DB5894" w:rsidRPr="0053685E" w:rsidDel="002E68ED">
          <w:rPr>
            <w:lang w:val="en-GB"/>
          </w:rPr>
          <w:delText xml:space="preserve">Methodology </w:delText>
        </w:r>
        <w:r w:rsidR="00DB5894" w:rsidRPr="0053685E" w:rsidDel="002E68ED">
          <w:rPr>
            <w:noProof/>
            <w:lang w:val="en-GB"/>
          </w:rPr>
          <w:delText>2</w:delText>
        </w:r>
        <w:r w:rsidR="00DB5894" w:rsidRPr="0053685E" w:rsidDel="002E68ED">
          <w:rPr>
            <w:rFonts w:cs="Arial"/>
            <w:szCs w:val="20"/>
            <w:lang w:val="en-GB"/>
          </w:rPr>
          <w:fldChar w:fldCharType="end"/>
        </w:r>
        <w:r w:rsidR="00F6622C" w:rsidRPr="0053685E" w:rsidDel="002E68ED">
          <w:rPr>
            <w:rFonts w:cs="Arial"/>
            <w:szCs w:val="20"/>
            <w:lang w:val="en-GB"/>
          </w:rPr>
          <w:delText>)</w:delText>
        </w:r>
        <w:r w:rsidR="00C60BF7" w:rsidRPr="0053685E" w:rsidDel="002E68ED">
          <w:rPr>
            <w:rFonts w:cs="Arial"/>
            <w:szCs w:val="20"/>
            <w:lang w:val="en-GB"/>
          </w:rPr>
          <w:delText xml:space="preserve"> for effects of dimensionality </w:delText>
        </w:r>
        <w:r w:rsidR="00396836" w:rsidRPr="0053685E" w:rsidDel="002E68ED">
          <w:rPr>
            <w:rFonts w:cs="Arial"/>
            <w:szCs w:val="20"/>
            <w:lang w:val="en-GB"/>
          </w:rPr>
          <w:delText xml:space="preserve">reduction </w:delText>
        </w:r>
        <w:r w:rsidR="00901AAC" w:rsidRPr="0053685E" w:rsidDel="002E68ED">
          <w:rPr>
            <w:rFonts w:cs="Arial"/>
            <w:szCs w:val="20"/>
            <w:lang w:val="en-GB"/>
          </w:rPr>
          <w:delText>–</w:delText>
        </w:r>
        <w:r w:rsidR="000D0840" w:rsidRPr="0053685E" w:rsidDel="002E68ED">
          <w:rPr>
            <w:rFonts w:cs="Arial"/>
            <w:szCs w:val="20"/>
            <w:lang w:val="en-GB"/>
          </w:rPr>
          <w:delText xml:space="preserve"> </w:delText>
        </w:r>
        <w:r w:rsidR="00901AAC" w:rsidRPr="0053685E" w:rsidDel="002E68ED">
          <w:rPr>
            <w:rFonts w:cs="Arial"/>
            <w:szCs w:val="20"/>
            <w:lang w:val="en-GB"/>
          </w:rPr>
          <w:delText>it was defined</w:delText>
        </w:r>
        <w:r w:rsidR="000D0840" w:rsidRPr="0053685E" w:rsidDel="002E68ED">
          <w:rPr>
            <w:rFonts w:cs="Arial"/>
            <w:szCs w:val="20"/>
            <w:lang w:val="en-GB"/>
          </w:rPr>
          <w:delText xml:space="preserve"> a </w:delText>
        </w:r>
        <w:r w:rsidR="00901AAC" w:rsidRPr="0053685E" w:rsidDel="002E68ED">
          <w:rPr>
            <w:rFonts w:cs="Arial"/>
            <w:szCs w:val="20"/>
            <w:lang w:val="en-GB"/>
          </w:rPr>
          <w:delText>70</w:delText>
        </w:r>
        <w:r w:rsidR="000D0840" w:rsidRPr="0053685E" w:rsidDel="002E68ED">
          <w:rPr>
            <w:rFonts w:cs="Arial"/>
            <w:szCs w:val="20"/>
            <w:lang w:val="en-GB"/>
          </w:rPr>
          <w:delText xml:space="preserve">% threshold </w:delText>
        </w:r>
        <w:r w:rsidR="00396836" w:rsidRPr="0053685E" w:rsidDel="002E68ED">
          <w:rPr>
            <w:rFonts w:cs="Arial"/>
            <w:szCs w:val="20"/>
            <w:lang w:val="en-GB"/>
          </w:rPr>
          <w:delText>for the data variance explained</w:delText>
        </w:r>
        <w:r w:rsidR="00901AAC" w:rsidRPr="0053685E" w:rsidDel="002E68ED">
          <w:rPr>
            <w:rFonts w:cs="Arial"/>
            <w:szCs w:val="20"/>
            <w:lang w:val="en-GB"/>
          </w:rPr>
          <w:delText xml:space="preserve"> or until the number of PCAs </w:delText>
        </w:r>
        <w:r w:rsidR="009E48A8" w:rsidRPr="0053685E" w:rsidDel="002E68ED">
          <w:rPr>
            <w:rFonts w:cs="Arial"/>
            <w:szCs w:val="20"/>
            <w:lang w:val="en-GB"/>
          </w:rPr>
          <w:delText>was</w:delText>
        </w:r>
        <w:r w:rsidR="00901AAC" w:rsidRPr="0053685E" w:rsidDel="002E68ED">
          <w:rPr>
            <w:rFonts w:cs="Arial"/>
            <w:szCs w:val="20"/>
            <w:lang w:val="en-GB"/>
          </w:rPr>
          <w:delText xml:space="preserve"> reasonable -</w:delText>
        </w:r>
        <w:r w:rsidR="00896FDD" w:rsidRPr="0053685E" w:rsidDel="002E68ED">
          <w:rPr>
            <w:rFonts w:cs="Arial"/>
            <w:szCs w:val="20"/>
            <w:lang w:val="en-GB"/>
          </w:rPr>
          <w:delText xml:space="preserve"> for the choosing of the component number</w:delText>
        </w:r>
        <w:r w:rsidR="00396836" w:rsidRPr="0053685E" w:rsidDel="002E68ED">
          <w:rPr>
            <w:rFonts w:cs="Arial"/>
            <w:szCs w:val="20"/>
            <w:lang w:val="en-GB"/>
          </w:rPr>
          <w:delText xml:space="preserve">. </w:delText>
        </w:r>
        <w:r w:rsidR="00707399" w:rsidRPr="0053685E" w:rsidDel="002E68ED">
          <w:rPr>
            <w:rFonts w:cs="Arial"/>
            <w:szCs w:val="20"/>
            <w:lang w:val="en-GB"/>
          </w:rPr>
          <w:delText xml:space="preserve">As </w:delText>
        </w:r>
        <w:r w:rsidR="00707399" w:rsidRPr="0053685E" w:rsidDel="002E68ED">
          <w:rPr>
            <w:rFonts w:cs="Arial"/>
            <w:szCs w:val="20"/>
            <w:lang w:val="en-GB"/>
          </w:rPr>
          <w:fldChar w:fldCharType="begin"/>
        </w:r>
        <w:r w:rsidR="00707399" w:rsidRPr="0053685E" w:rsidDel="002E68ED">
          <w:rPr>
            <w:rFonts w:cs="Arial"/>
            <w:szCs w:val="20"/>
            <w:lang w:val="en-GB"/>
          </w:rPr>
          <w:delInstrText xml:space="preserve"> REF _Ref100515044 \h </w:delInstrText>
        </w:r>
      </w:del>
      <w:del w:id="712" w:author="Ricardo Almeida" w:date="2022-06-17T18:58:00Z">
        <w:r w:rsidR="0053685E" w:rsidDel="00274B40">
          <w:rPr>
            <w:rFonts w:cs="Arial"/>
            <w:szCs w:val="20"/>
            <w:lang w:val="en-GB"/>
          </w:rPr>
          <w:delInstrText xml:space="preserve"> \* MERGEFORMAT </w:delInstrText>
        </w:r>
      </w:del>
      <w:del w:id="713" w:author="Ricardo Almeida" w:date="2022-06-02T19:30:00Z">
        <w:r w:rsidR="00707399" w:rsidRPr="0053685E" w:rsidDel="002E68ED">
          <w:rPr>
            <w:rFonts w:cs="Arial"/>
            <w:szCs w:val="20"/>
            <w:lang w:val="en-GB"/>
          </w:rPr>
        </w:r>
        <w:r w:rsidR="00707399" w:rsidRPr="0053685E" w:rsidDel="002E68ED">
          <w:rPr>
            <w:rFonts w:cs="Arial"/>
            <w:szCs w:val="20"/>
            <w:lang w:val="en-GB"/>
          </w:rPr>
          <w:fldChar w:fldCharType="separate"/>
        </w:r>
        <w:r w:rsidR="00707399" w:rsidRPr="0053685E" w:rsidDel="002E68ED">
          <w:rPr>
            <w:lang w:val="en-GB"/>
          </w:rPr>
          <w:delText xml:space="preserve">Figure </w:delText>
        </w:r>
        <w:r w:rsidR="00707399" w:rsidRPr="0053685E" w:rsidDel="002E68ED">
          <w:rPr>
            <w:noProof/>
            <w:lang w:val="en-GB"/>
          </w:rPr>
          <w:delText>22</w:delText>
        </w:r>
        <w:r w:rsidR="00707399" w:rsidRPr="0053685E" w:rsidDel="002E68ED">
          <w:rPr>
            <w:rFonts w:cs="Arial"/>
            <w:szCs w:val="20"/>
            <w:lang w:val="en-GB"/>
          </w:rPr>
          <w:fldChar w:fldCharType="end"/>
        </w:r>
        <w:r w:rsidR="00707399" w:rsidRPr="0053685E" w:rsidDel="002E68ED">
          <w:rPr>
            <w:rFonts w:cs="Arial"/>
            <w:szCs w:val="20"/>
            <w:lang w:val="en-GB"/>
          </w:rPr>
          <w:delText xml:space="preserve"> illustrates</w:delText>
        </w:r>
        <w:r w:rsidR="000D0840" w:rsidRPr="0053685E" w:rsidDel="002E68ED">
          <w:rPr>
            <w:rFonts w:cs="Arial"/>
            <w:szCs w:val="20"/>
            <w:lang w:val="en-GB"/>
          </w:rPr>
          <w:delText xml:space="preserve">, </w:delText>
        </w:r>
        <w:commentRangeStart w:id="714"/>
        <w:r w:rsidR="009E48A8" w:rsidRPr="0053685E" w:rsidDel="002E68ED">
          <w:rPr>
            <w:rFonts w:cs="Arial"/>
            <w:szCs w:val="20"/>
            <w:lang w:val="en-GB"/>
          </w:rPr>
          <w:delText>the outcome did have any business meaning</w:delText>
        </w:r>
        <w:commentRangeEnd w:id="714"/>
        <w:r w:rsidR="006F0CBF" w:rsidRPr="0053685E" w:rsidDel="002E68ED">
          <w:rPr>
            <w:rStyle w:val="CommentReference"/>
          </w:rPr>
          <w:commentReference w:id="714"/>
        </w:r>
        <w:r w:rsidR="009E48A8" w:rsidRPr="0053685E" w:rsidDel="002E68ED">
          <w:rPr>
            <w:rFonts w:cs="Arial"/>
            <w:szCs w:val="20"/>
            <w:lang w:val="en-GB"/>
          </w:rPr>
          <w:delText>, so the team proceeded to unite the variables based on their correlation and meaning</w:delText>
        </w:r>
      </w:del>
      <w:ins w:id="715" w:author="Mariana Gil" w:date="2022-04-15T18:20:00Z">
        <w:del w:id="716" w:author="Ricardo Almeida" w:date="2022-06-02T19:30:00Z">
          <w:r w:rsidR="001360DE" w:rsidRPr="0053685E" w:rsidDel="002E68ED">
            <w:rPr>
              <w:rFonts w:cs="Arial"/>
              <w:szCs w:val="20"/>
              <w:lang w:val="en-GB"/>
            </w:rPr>
            <w:delText xml:space="preserve"> (type of service)</w:delText>
          </w:r>
        </w:del>
      </w:ins>
      <w:del w:id="717" w:author="Ricardo Almeida" w:date="2022-06-02T19:30:00Z">
        <w:r w:rsidR="009E48A8" w:rsidRPr="0053685E" w:rsidDel="002E68ED">
          <w:rPr>
            <w:rFonts w:cs="Arial"/>
            <w:szCs w:val="20"/>
            <w:lang w:val="en-GB"/>
          </w:rPr>
          <w:delText>.</w:delText>
        </w:r>
      </w:del>
      <w:ins w:id="718" w:author="Mariana Gil" w:date="2022-04-15T18:20:00Z">
        <w:del w:id="719" w:author="Ricardo Almeida" w:date="2022-06-02T19:30:00Z">
          <w:r w:rsidR="001360DE" w:rsidRPr="0053685E" w:rsidDel="002E68ED">
            <w:rPr>
              <w:rFonts w:cs="Arial"/>
              <w:szCs w:val="20"/>
              <w:lang w:val="en-GB"/>
            </w:rPr>
            <w:delText xml:space="preserve"> Namely</w:delText>
          </w:r>
        </w:del>
      </w:ins>
      <w:ins w:id="720" w:author="Mariana Gil" w:date="2022-04-15T18:23:00Z">
        <w:del w:id="721" w:author="Ricardo Almeida" w:date="2022-06-02T19:30:00Z">
          <w:r w:rsidR="00823ABA" w:rsidRPr="0053685E" w:rsidDel="002E68ED">
            <w:rPr>
              <w:rFonts w:cs="Arial"/>
              <w:szCs w:val="20"/>
              <w:lang w:val="en-GB"/>
            </w:rPr>
            <w:delText xml:space="preserve">, the team created the following variables, which combine the average satisfaction level from their respective </w:delText>
          </w:r>
        </w:del>
      </w:ins>
      <w:ins w:id="722" w:author="Mariana Gil" w:date="2022-04-15T18:24:00Z">
        <w:del w:id="723" w:author="Ricardo Almeida" w:date="2022-06-02T19:30:00Z">
          <w:r w:rsidR="00823ABA" w:rsidRPr="0053685E" w:rsidDel="002E68ED">
            <w:rPr>
              <w:rFonts w:cs="Arial"/>
              <w:szCs w:val="20"/>
              <w:lang w:val="en-GB"/>
            </w:rPr>
            <w:delText>services</w:delText>
          </w:r>
        </w:del>
      </w:ins>
      <w:ins w:id="724" w:author="Mariana Gil" w:date="2022-04-15T18:20:00Z">
        <w:del w:id="725" w:author="Ricardo Almeida" w:date="2022-06-02T19:30:00Z">
          <w:r w:rsidR="001360DE" w:rsidRPr="0053685E" w:rsidDel="002E68ED">
            <w:rPr>
              <w:rFonts w:cs="Arial"/>
              <w:szCs w:val="20"/>
              <w:lang w:val="en-GB"/>
            </w:rPr>
            <w:delText xml:space="preserve">: (i) </w:delText>
          </w:r>
        </w:del>
      </w:ins>
      <w:ins w:id="726" w:author="Mariana Gil" w:date="2022-04-15T18:21:00Z">
        <w:del w:id="727" w:author="Ricardo Almeida" w:date="2022-06-02T19:30:00Z">
          <w:r w:rsidR="001360DE" w:rsidRPr="0053685E" w:rsidDel="002E68ED">
            <w:rPr>
              <w:rFonts w:cs="Arial"/>
              <w:szCs w:val="20"/>
              <w:lang w:val="en-GB"/>
            </w:rPr>
            <w:delText>Accommodation (</w:delText>
          </w:r>
        </w:del>
      </w:ins>
      <w:ins w:id="728" w:author="Mariana Gil" w:date="2022-04-15T18:24:00Z">
        <w:del w:id="729" w:author="Ricardo Almeida" w:date="2022-06-02T19:30:00Z">
          <w:r w:rsidR="00823ABA" w:rsidRPr="0053685E" w:rsidDel="002E68ED">
            <w:rPr>
              <w:rFonts w:cs="Arial"/>
              <w:szCs w:val="20"/>
              <w:lang w:val="en-GB"/>
            </w:rPr>
            <w:delText>c</w:delText>
          </w:r>
        </w:del>
      </w:ins>
      <w:ins w:id="730" w:author="Mariana Gil" w:date="2022-04-15T18:20:00Z">
        <w:del w:id="731" w:author="Ricardo Almeida" w:date="2022-06-02T19:30:00Z">
          <w:r w:rsidR="001360DE" w:rsidRPr="0053685E" w:rsidDel="002E68ED">
            <w:rPr>
              <w:rFonts w:cs="Arial"/>
              <w:szCs w:val="20"/>
              <w:lang w:val="en-GB"/>
            </w:rPr>
            <w:delText xml:space="preserve">omfort, </w:delText>
          </w:r>
        </w:del>
      </w:ins>
      <w:ins w:id="732" w:author="Mariana Gil" w:date="2022-04-15T18:24:00Z">
        <w:del w:id="733" w:author="Ricardo Almeida" w:date="2022-06-02T19:30:00Z">
          <w:r w:rsidR="00823ABA" w:rsidRPr="0053685E" w:rsidDel="002E68ED">
            <w:rPr>
              <w:rFonts w:cs="Arial"/>
              <w:szCs w:val="20"/>
              <w:lang w:val="en-GB"/>
            </w:rPr>
            <w:delText>a</w:delText>
          </w:r>
        </w:del>
      </w:ins>
      <w:ins w:id="734" w:author="Mariana Gil" w:date="2022-04-15T18:20:00Z">
        <w:del w:id="735" w:author="Ricardo Almeida" w:date="2022-06-02T19:30:00Z">
          <w:r w:rsidR="001360DE" w:rsidRPr="0053685E" w:rsidDel="002E68ED">
            <w:rPr>
              <w:rFonts w:cs="Arial"/>
              <w:szCs w:val="20"/>
              <w:lang w:val="en-GB"/>
            </w:rPr>
            <w:delText xml:space="preserve">menities, </w:delText>
          </w:r>
        </w:del>
      </w:ins>
      <w:ins w:id="736" w:author="Mariana Gil" w:date="2022-04-15T18:24:00Z">
        <w:del w:id="737" w:author="Ricardo Almeida" w:date="2022-06-02T19:30:00Z">
          <w:r w:rsidR="00823ABA" w:rsidRPr="0053685E" w:rsidDel="002E68ED">
            <w:rPr>
              <w:rFonts w:cs="Arial"/>
              <w:szCs w:val="20"/>
              <w:lang w:val="en-GB"/>
            </w:rPr>
            <w:delText>r</w:delText>
          </w:r>
        </w:del>
      </w:ins>
      <w:ins w:id="738" w:author="Mariana Gil" w:date="2022-04-15T18:20:00Z">
        <w:del w:id="739" w:author="Ricardo Almeida" w:date="2022-06-02T19:30:00Z">
          <w:r w:rsidR="001360DE" w:rsidRPr="0053685E" w:rsidDel="002E68ED">
            <w:rPr>
              <w:rFonts w:cs="Arial"/>
              <w:szCs w:val="20"/>
              <w:lang w:val="en-GB"/>
            </w:rPr>
            <w:delText>oom</w:delText>
          </w:r>
        </w:del>
      </w:ins>
      <w:ins w:id="740" w:author="Mariana Gil" w:date="2022-04-15T18:24:00Z">
        <w:del w:id="741" w:author="Ricardo Almeida" w:date="2022-06-02T19:30:00Z">
          <w:r w:rsidR="00823ABA" w:rsidRPr="0053685E" w:rsidDel="002E68ED">
            <w:rPr>
              <w:rFonts w:cs="Arial"/>
              <w:szCs w:val="20"/>
              <w:lang w:val="en-GB"/>
            </w:rPr>
            <w:delText xml:space="preserve"> s</w:delText>
          </w:r>
        </w:del>
      </w:ins>
      <w:ins w:id="742" w:author="Mariana Gil" w:date="2022-04-15T18:20:00Z">
        <w:del w:id="743" w:author="Ricardo Almeida" w:date="2022-06-02T19:30:00Z">
          <w:r w:rsidR="001360DE" w:rsidRPr="0053685E" w:rsidDel="002E68ED">
            <w:rPr>
              <w:rFonts w:cs="Arial"/>
              <w:szCs w:val="20"/>
              <w:lang w:val="en-GB"/>
            </w:rPr>
            <w:delText>pace</w:delText>
          </w:r>
        </w:del>
      </w:ins>
      <w:ins w:id="744" w:author="Mariana Gil" w:date="2022-04-15T18:21:00Z">
        <w:del w:id="745" w:author="Ricardo Almeida" w:date="2022-06-02T19:30:00Z">
          <w:r w:rsidR="001360DE" w:rsidRPr="0053685E" w:rsidDel="002E68ED">
            <w:rPr>
              <w:rFonts w:cs="Arial"/>
              <w:szCs w:val="20"/>
              <w:lang w:val="en-GB"/>
            </w:rPr>
            <w:delText>.</w:delText>
          </w:r>
        </w:del>
      </w:ins>
      <w:ins w:id="746" w:author="Mariana Gil" w:date="2022-04-15T18:20:00Z">
        <w:del w:id="747" w:author="Ricardo Almeida" w:date="2022-06-02T19:30:00Z">
          <w:r w:rsidR="001360DE" w:rsidRPr="0053685E" w:rsidDel="002E68ED">
            <w:rPr>
              <w:rFonts w:cs="Arial"/>
              <w:szCs w:val="20"/>
              <w:lang w:val="en-GB"/>
            </w:rPr>
            <w:delText xml:space="preserve"> </w:delText>
          </w:r>
        </w:del>
      </w:ins>
      <w:ins w:id="748" w:author="Mariana Gil" w:date="2022-04-15T18:24:00Z">
        <w:del w:id="749" w:author="Ricardo Almeida" w:date="2022-06-02T19:30:00Z">
          <w:r w:rsidR="00823ABA" w:rsidRPr="0053685E" w:rsidDel="002E68ED">
            <w:rPr>
              <w:rFonts w:cs="Arial"/>
              <w:szCs w:val="20"/>
              <w:lang w:val="en-GB"/>
            </w:rPr>
            <w:delText>c</w:delText>
          </w:r>
        </w:del>
      </w:ins>
      <w:ins w:id="750" w:author="Mariana Gil" w:date="2022-04-15T18:20:00Z">
        <w:del w:id="751" w:author="Ricardo Almeida" w:date="2022-06-02T19:30:00Z">
          <w:r w:rsidR="001360DE" w:rsidRPr="0053685E" w:rsidDel="002E68ED">
            <w:rPr>
              <w:rFonts w:cs="Arial"/>
              <w:szCs w:val="20"/>
              <w:lang w:val="en-GB"/>
            </w:rPr>
            <w:delText xml:space="preserve">leanliness and </w:delText>
          </w:r>
        </w:del>
      </w:ins>
      <w:ins w:id="752" w:author="Mariana Gil" w:date="2022-04-15T18:25:00Z">
        <w:del w:id="753" w:author="Ricardo Almeida" w:date="2022-06-02T19:30:00Z">
          <w:r w:rsidR="00823ABA" w:rsidRPr="0053685E" w:rsidDel="002E68ED">
            <w:rPr>
              <w:rFonts w:cs="Arial"/>
              <w:szCs w:val="20"/>
              <w:lang w:val="en-GB"/>
            </w:rPr>
            <w:delText>Wi-Fi</w:delText>
          </w:r>
        </w:del>
      </w:ins>
      <w:ins w:id="754" w:author="Mariana Gil" w:date="2022-04-15T18:21:00Z">
        <w:del w:id="755" w:author="Ricardo Almeida" w:date="2022-06-02T19:30:00Z">
          <w:r w:rsidR="001360DE" w:rsidRPr="0053685E" w:rsidDel="002E68ED">
            <w:rPr>
              <w:rFonts w:cs="Arial"/>
              <w:szCs w:val="20"/>
              <w:lang w:val="en-GB"/>
            </w:rPr>
            <w:delText>)</w:delText>
          </w:r>
        </w:del>
      </w:ins>
      <w:ins w:id="756" w:author="Mariana Gil" w:date="2022-04-15T18:22:00Z">
        <w:del w:id="757" w:author="Ricardo Almeida" w:date="2022-06-02T19:30:00Z">
          <w:r w:rsidR="001360DE" w:rsidRPr="0053685E" w:rsidDel="002E68ED">
            <w:rPr>
              <w:rFonts w:cs="Arial"/>
              <w:szCs w:val="20"/>
              <w:lang w:val="en-GB"/>
            </w:rPr>
            <w:delText>; (ii)</w:delText>
          </w:r>
          <w:r w:rsidR="00823ABA" w:rsidRPr="0053685E" w:rsidDel="002E68ED">
            <w:rPr>
              <w:rFonts w:cs="Arial"/>
              <w:szCs w:val="20"/>
              <w:lang w:val="en-GB"/>
            </w:rPr>
            <w:delText xml:space="preserve"> Reception (</w:delText>
          </w:r>
        </w:del>
      </w:ins>
      <w:ins w:id="758" w:author="Mariana Gil" w:date="2022-04-15T18:25:00Z">
        <w:del w:id="759" w:author="Ricardo Almeida" w:date="2022-06-02T19:30:00Z">
          <w:r w:rsidR="00823ABA" w:rsidRPr="0053685E" w:rsidDel="002E68ED">
            <w:rPr>
              <w:rFonts w:cs="Arial"/>
              <w:szCs w:val="20"/>
              <w:lang w:val="en-GB"/>
            </w:rPr>
            <w:delText xml:space="preserve">reception schedule, staff, online booking, </w:delText>
          </w:r>
        </w:del>
      </w:ins>
      <w:ins w:id="760" w:author="Mariana Gil" w:date="2022-04-15T18:41:00Z">
        <w:del w:id="761" w:author="Ricardo Almeida" w:date="2022-06-02T19:30:00Z">
          <w:r w:rsidR="00B00D4A" w:rsidRPr="0053685E" w:rsidDel="002E68ED">
            <w:rPr>
              <w:rFonts w:cs="Arial"/>
              <w:szCs w:val="20"/>
              <w:lang w:val="en-GB"/>
            </w:rPr>
            <w:delText xml:space="preserve">checkout </w:delText>
          </w:r>
        </w:del>
      </w:ins>
      <w:ins w:id="762" w:author="Mariana Gil" w:date="2022-04-15T18:25:00Z">
        <w:del w:id="763" w:author="Ricardo Almeida" w:date="2022-06-02T19:30:00Z">
          <w:r w:rsidR="00823ABA" w:rsidRPr="0053685E" w:rsidDel="002E68ED">
            <w:rPr>
              <w:rFonts w:cs="Arial"/>
              <w:szCs w:val="20"/>
              <w:lang w:val="en-GB"/>
            </w:rPr>
            <w:delText xml:space="preserve">and check-in); (iii) </w:delText>
          </w:r>
          <w:r w:rsidR="00D80922" w:rsidRPr="0053685E" w:rsidDel="002E68ED">
            <w:rPr>
              <w:rFonts w:cs="Arial"/>
              <w:szCs w:val="20"/>
              <w:lang w:val="en-GB"/>
            </w:rPr>
            <w:delText xml:space="preserve">Catering (food and drink and </w:delText>
          </w:r>
        </w:del>
      </w:ins>
      <w:ins w:id="764" w:author="Mariana Gil" w:date="2022-04-15T18:26:00Z">
        <w:del w:id="765" w:author="Ricardo Almeida" w:date="2022-06-02T19:30:00Z">
          <w:r w:rsidR="00D80922" w:rsidRPr="0053685E" w:rsidDel="002E68ED">
            <w:rPr>
              <w:rFonts w:cs="Arial"/>
              <w:szCs w:val="20"/>
              <w:lang w:val="en-GB"/>
            </w:rPr>
            <w:delText>bar service</w:delText>
          </w:r>
        </w:del>
      </w:ins>
      <w:ins w:id="766" w:author="Mariana Gil" w:date="2022-04-15T18:28:00Z">
        <w:del w:id="767" w:author="Ricardo Almeida" w:date="2022-06-02T19:30:00Z">
          <w:r w:rsidR="00154659" w:rsidRPr="0053685E" w:rsidDel="002E68ED">
            <w:rPr>
              <w:rFonts w:cs="Arial"/>
              <w:szCs w:val="20"/>
              <w:lang w:val="en-GB"/>
            </w:rPr>
            <w:delText>). The</w:delText>
          </w:r>
        </w:del>
      </w:ins>
      <w:ins w:id="768" w:author="Mariana Gil" w:date="2022-04-15T18:26:00Z">
        <w:del w:id="769" w:author="Ricardo Almeida" w:date="2022-06-02T19:30:00Z">
          <w:r w:rsidR="00187ACC" w:rsidRPr="0053685E" w:rsidDel="002E68ED">
            <w:rPr>
              <w:rFonts w:cs="Arial"/>
              <w:szCs w:val="20"/>
              <w:lang w:val="en-GB"/>
            </w:rPr>
            <w:delText xml:space="preserve"> variables corresponding to the Price Quality and Location were included without any transformation.</w:delText>
          </w:r>
        </w:del>
      </w:ins>
    </w:p>
    <w:p w14:paraId="7C0A0A85" w14:textId="4C057F6A" w:rsidR="001162CD" w:rsidRPr="0053685E" w:rsidDel="00187ACC" w:rsidRDefault="001162CD" w:rsidP="00874E16">
      <w:pPr>
        <w:rPr>
          <w:del w:id="770" w:author="Mariana Gil" w:date="2022-04-15T18:26:00Z"/>
          <w:rFonts w:cs="Arial"/>
          <w:szCs w:val="20"/>
          <w:lang w:val="en-GB"/>
        </w:rPr>
      </w:pPr>
      <w:bookmarkStart w:id="771" w:name="_Toc106290108"/>
      <w:bookmarkEnd w:id="771"/>
    </w:p>
    <w:p w14:paraId="0B631F2E" w14:textId="3BB3A668" w:rsidR="00784093" w:rsidRPr="0053685E" w:rsidDel="00187ACC" w:rsidRDefault="00CA417E" w:rsidP="00874E16">
      <w:pPr>
        <w:rPr>
          <w:del w:id="772" w:author="Mariana Gil" w:date="2022-04-15T18:26:00Z"/>
          <w:rFonts w:cs="Arial"/>
          <w:szCs w:val="20"/>
          <w:lang w:val="en-GB"/>
        </w:rPr>
      </w:pPr>
      <w:del w:id="773" w:author="Mariana Gil" w:date="2022-04-15T18:26:00Z">
        <w:r w:rsidRPr="0053685E" w:rsidDel="00187ACC">
          <w:rPr>
            <w:rFonts w:cs="Arial"/>
            <w:szCs w:val="20"/>
            <w:lang w:val="en-GB"/>
            <w:rPrChange w:id="774" w:author="Ricardo Almeida" w:date="2022-06-16T19:19:00Z">
              <w:rPr>
                <w:rFonts w:cs="Arial"/>
                <w:szCs w:val="20"/>
                <w:highlight w:val="cyan"/>
                <w:lang w:val="en-GB"/>
              </w:rPr>
            </w:rPrChange>
          </w:rPr>
          <w:delText>XXXXXXXXXXXXXXXXXXxx</w:delText>
        </w:r>
        <w:bookmarkStart w:id="775" w:name="_Toc106290109"/>
        <w:bookmarkEnd w:id="775"/>
      </w:del>
    </w:p>
    <w:p w14:paraId="264EEE71" w14:textId="7603ADCF" w:rsidR="00BA0055" w:rsidRPr="0053685E" w:rsidDel="00187ACC" w:rsidRDefault="00BA0055" w:rsidP="00874E16">
      <w:pPr>
        <w:rPr>
          <w:del w:id="776" w:author="Mariana Gil" w:date="2022-04-15T18:26:00Z"/>
          <w:rFonts w:cs="Arial"/>
          <w:szCs w:val="20"/>
          <w:lang w:val="en-GB"/>
        </w:rPr>
      </w:pPr>
      <w:bookmarkStart w:id="777" w:name="_Toc106290110"/>
      <w:bookmarkEnd w:id="777"/>
    </w:p>
    <w:p w14:paraId="64F48B43" w14:textId="6C01D94C" w:rsidR="00E628F3" w:rsidRPr="0053685E" w:rsidRDefault="00CA417E" w:rsidP="009875BB">
      <w:pPr>
        <w:pStyle w:val="Heading1"/>
        <w:numPr>
          <w:ilvl w:val="0"/>
          <w:numId w:val="4"/>
        </w:numPr>
        <w:ind w:left="357" w:hanging="357"/>
        <w:rPr>
          <w:ins w:id="778" w:author="Ricardo Almeida" w:date="2022-06-02T19:31:00Z"/>
          <w:lang w:val="en-US"/>
        </w:rPr>
      </w:pPr>
      <w:bookmarkStart w:id="779" w:name="_Toc106290111"/>
      <w:r w:rsidRPr="0053685E">
        <w:rPr>
          <w:lang w:val="en-US"/>
        </w:rPr>
        <w:t xml:space="preserve">Data </w:t>
      </w:r>
      <w:ins w:id="780" w:author="Ricardo Almeida" w:date="2022-06-02T19:25:00Z">
        <w:r w:rsidR="00A66397" w:rsidRPr="0053685E">
          <w:rPr>
            <w:lang w:val="en-US"/>
          </w:rPr>
          <w:t>Pre-p</w:t>
        </w:r>
      </w:ins>
      <w:del w:id="781" w:author="Ricardo Almeida" w:date="2022-06-02T19:25:00Z">
        <w:r w:rsidRPr="0053685E" w:rsidDel="00A66397">
          <w:rPr>
            <w:lang w:val="en-US"/>
          </w:rPr>
          <w:delText>P</w:delText>
        </w:r>
      </w:del>
      <w:r w:rsidRPr="0053685E">
        <w:rPr>
          <w:lang w:val="en-US"/>
        </w:rPr>
        <w:t>rocessing</w:t>
      </w:r>
      <w:bookmarkEnd w:id="779"/>
    </w:p>
    <w:p w14:paraId="6318AADD" w14:textId="211B20F6" w:rsidR="006E63F3" w:rsidRPr="0053685E" w:rsidDel="006E63F3" w:rsidRDefault="006E63F3">
      <w:pPr>
        <w:rPr>
          <w:del w:id="782" w:author="Ricardo Almeida" w:date="2022-06-02T19:31:00Z"/>
          <w:lang w:val="en-US"/>
        </w:rPr>
        <w:pPrChange w:id="783" w:author="Ricardo Almeida" w:date="2022-06-02T19:31:00Z">
          <w:pPr>
            <w:pStyle w:val="Heading1"/>
            <w:numPr>
              <w:numId w:val="4"/>
            </w:numPr>
            <w:ind w:left="357" w:hanging="357"/>
          </w:pPr>
        </w:pPrChange>
      </w:pPr>
      <w:ins w:id="784" w:author="Ricardo Almeida" w:date="2022-06-02T19:31:00Z">
        <w:r w:rsidRPr="0053685E">
          <w:rPr>
            <w:lang w:val="en-US"/>
          </w:rPr>
          <w:t>s</w:t>
        </w:r>
      </w:ins>
    </w:p>
    <w:p w14:paraId="030C6049" w14:textId="4AF966F9" w:rsidR="00513773" w:rsidRPr="0053685E" w:rsidDel="006E63F3" w:rsidRDefault="00CA417E" w:rsidP="009875BB">
      <w:pPr>
        <w:pStyle w:val="Heading2"/>
        <w:numPr>
          <w:ilvl w:val="1"/>
          <w:numId w:val="4"/>
        </w:numPr>
        <w:ind w:left="641" w:hanging="357"/>
        <w:rPr>
          <w:del w:id="785" w:author="Ricardo Almeida" w:date="2022-06-02T19:31:00Z"/>
          <w:lang w:val="en-US"/>
        </w:rPr>
      </w:pPr>
      <w:del w:id="786" w:author="Ricardo Almeida" w:date="2022-06-02T19:31:00Z">
        <w:r w:rsidRPr="0053685E" w:rsidDel="006E63F3">
          <w:rPr>
            <w:lang w:val="en-US"/>
          </w:rPr>
          <w:delText>Clustering</w:delText>
        </w:r>
      </w:del>
    </w:p>
    <w:p w14:paraId="5AF64288" w14:textId="35ABCDF7" w:rsidR="00102168" w:rsidRPr="0053685E" w:rsidDel="006E63F3" w:rsidRDefault="00102168" w:rsidP="00102168">
      <w:pPr>
        <w:autoSpaceDE w:val="0"/>
        <w:autoSpaceDN w:val="0"/>
        <w:adjustRightInd w:val="0"/>
        <w:spacing w:after="0"/>
        <w:rPr>
          <w:del w:id="787" w:author="Ricardo Almeida" w:date="2022-06-02T19:31:00Z"/>
          <w:lang w:val="en-US"/>
        </w:rPr>
      </w:pPr>
      <w:del w:id="788" w:author="Ricardo Almeida" w:date="2022-06-02T19:31:00Z">
        <w:r w:rsidRPr="0053685E" w:rsidDel="006E63F3">
          <w:rPr>
            <w:lang w:val="en-US"/>
          </w:rPr>
          <w:delText>Once the preprocess is done, and the set is manageable, the team proceeded to clustering and finding interested patterns by grouping similar instances of data together. The unsupervised learning algorithms applied were the K-Means (</w:delText>
        </w:r>
        <w:r w:rsidRPr="0053685E" w:rsidDel="006E63F3">
          <w:rPr>
            <w:lang w:val="en-US"/>
          </w:rPr>
          <w:fldChar w:fldCharType="begin"/>
        </w:r>
        <w:r w:rsidRPr="0053685E" w:rsidDel="006E63F3">
          <w:rPr>
            <w:lang w:val="en-US"/>
          </w:rPr>
          <w:delInstrText xml:space="preserve"> REF _Ref100601113 \h  \* MERGEFORMAT </w:delInstrText>
        </w:r>
        <w:r w:rsidRPr="0053685E" w:rsidDel="006E63F3">
          <w:rPr>
            <w:lang w:val="en-US"/>
          </w:rPr>
        </w:r>
        <w:r w:rsidRPr="0053685E" w:rsidDel="006E63F3">
          <w:rPr>
            <w:lang w:val="en-US"/>
          </w:rPr>
          <w:fldChar w:fldCharType="separate"/>
        </w:r>
        <w:r w:rsidRPr="0053685E" w:rsidDel="006E63F3">
          <w:rPr>
            <w:lang w:val="en-GB"/>
          </w:rPr>
          <w:delText xml:space="preserve">Methodology </w:delText>
        </w:r>
        <w:r w:rsidRPr="0053685E" w:rsidDel="006E63F3">
          <w:rPr>
            <w:noProof/>
            <w:lang w:val="en-GB"/>
          </w:rPr>
          <w:delText>3</w:delText>
        </w:r>
        <w:r w:rsidRPr="0053685E" w:rsidDel="006E63F3">
          <w:rPr>
            <w:lang w:val="en-US"/>
          </w:rPr>
          <w:fldChar w:fldCharType="end"/>
        </w:r>
        <w:r w:rsidRPr="0053685E" w:rsidDel="006E63F3">
          <w:rPr>
            <w:lang w:val="en-US"/>
          </w:rPr>
          <w:delText xml:space="preserve">) and the </w:delText>
        </w:r>
        <w:r w:rsidRPr="0053685E" w:rsidDel="006E63F3">
          <w:rPr>
            <w:lang w:val="en-GB"/>
          </w:rPr>
          <w:delText>Hierarchical Clustering (</w:delText>
        </w:r>
        <w:r w:rsidRPr="0053685E" w:rsidDel="006E63F3">
          <w:rPr>
            <w:lang w:val="en-GB"/>
          </w:rPr>
          <w:fldChar w:fldCharType="begin"/>
        </w:r>
        <w:r w:rsidRPr="0053685E" w:rsidDel="006E63F3">
          <w:rPr>
            <w:lang w:val="en-GB"/>
          </w:rPr>
          <w:delInstrText xml:space="preserve"> REF _Ref100601102 \h  \* MERGEFORMAT </w:delInstrText>
        </w:r>
        <w:r w:rsidRPr="0053685E" w:rsidDel="006E63F3">
          <w:rPr>
            <w:lang w:val="en-GB"/>
          </w:rPr>
        </w:r>
        <w:r w:rsidRPr="0053685E" w:rsidDel="006E63F3">
          <w:rPr>
            <w:lang w:val="en-GB"/>
          </w:rPr>
          <w:fldChar w:fldCharType="separate"/>
        </w:r>
        <w:r w:rsidRPr="0053685E" w:rsidDel="006E63F3">
          <w:rPr>
            <w:lang w:val="en-GB"/>
          </w:rPr>
          <w:delText xml:space="preserve">Methodology </w:delText>
        </w:r>
        <w:r w:rsidRPr="0053685E" w:rsidDel="006E63F3">
          <w:rPr>
            <w:noProof/>
            <w:lang w:val="en-GB"/>
          </w:rPr>
          <w:delText>4</w:delText>
        </w:r>
        <w:r w:rsidRPr="0053685E" w:rsidDel="006E63F3">
          <w:rPr>
            <w:lang w:val="en-GB"/>
          </w:rPr>
          <w:fldChar w:fldCharType="end"/>
        </w:r>
        <w:r w:rsidRPr="0053685E" w:rsidDel="006E63F3">
          <w:rPr>
            <w:lang w:val="en-GB"/>
          </w:rPr>
          <w:delText xml:space="preserve">). </w:delText>
        </w:r>
      </w:del>
      <w:ins w:id="789" w:author="Mariana Gil" w:date="2022-04-15T19:51:00Z">
        <w:del w:id="790" w:author="Ricardo Almeida" w:date="2022-06-02T19:31:00Z">
          <w:r w:rsidR="003C022E" w:rsidRPr="0053685E" w:rsidDel="006E63F3">
            <w:rPr>
              <w:lang w:val="en-GB"/>
            </w:rPr>
            <w:delText>The Hierarchical Clustering</w:delText>
          </w:r>
        </w:del>
      </w:ins>
      <w:ins w:id="791" w:author="Mariana Gil" w:date="2022-04-15T19:52:00Z">
        <w:del w:id="792" w:author="Ricardo Almeida" w:date="2022-06-02T19:31:00Z">
          <w:r w:rsidR="003D05C8" w:rsidRPr="0053685E" w:rsidDel="006E63F3">
            <w:rPr>
              <w:lang w:val="en-GB"/>
            </w:rPr>
            <w:delText>, with SSR (Methodology 5)</w:delText>
          </w:r>
        </w:del>
      </w:ins>
      <w:ins w:id="793" w:author="Mariana Gil" w:date="2022-04-15T19:51:00Z">
        <w:del w:id="794" w:author="Ricardo Almeida" w:date="2022-06-02T19:31:00Z">
          <w:r w:rsidR="003C022E" w:rsidRPr="0053685E" w:rsidDel="006E63F3">
            <w:rPr>
              <w:lang w:val="en-GB"/>
            </w:rPr>
            <w:delText xml:space="preserve"> </w:delText>
          </w:r>
          <w:r w:rsidR="003D05C8" w:rsidRPr="0053685E" w:rsidDel="006E63F3">
            <w:rPr>
              <w:lang w:val="en-GB"/>
            </w:rPr>
            <w:delText xml:space="preserve">was considered to </w:delText>
          </w:r>
        </w:del>
      </w:ins>
      <w:ins w:id="795" w:author="Mariana Gil" w:date="2022-04-15T19:52:00Z">
        <w:del w:id="796" w:author="Ricardo Almeida" w:date="2022-06-02T19:31:00Z">
          <w:r w:rsidR="003D05C8" w:rsidRPr="0053685E" w:rsidDel="006E63F3">
            <w:rPr>
              <w:lang w:val="en-GB"/>
            </w:rPr>
            <w:delText>determine</w:delText>
          </w:r>
        </w:del>
      </w:ins>
      <w:del w:id="797" w:author="Ricardo Almeida" w:date="2022-06-02T19:31:00Z">
        <w:r w:rsidRPr="0053685E" w:rsidDel="006E63F3">
          <w:rPr>
            <w:lang w:val="en-US"/>
          </w:rPr>
          <w:delText xml:space="preserve"> </w:delText>
        </w:r>
      </w:del>
      <w:ins w:id="798" w:author="Mariana Gil" w:date="2022-04-15T19:52:00Z">
        <w:del w:id="799" w:author="Ricardo Almeida" w:date="2022-06-02T19:31:00Z">
          <w:r w:rsidR="003D05C8" w:rsidRPr="0053685E" w:rsidDel="006E63F3">
            <w:rPr>
              <w:lang w:val="en-US"/>
            </w:rPr>
            <w:delText>the</w:delText>
          </w:r>
        </w:del>
      </w:ins>
      <w:ins w:id="800" w:author="Mariana Gil" w:date="2022-04-15T19:53:00Z">
        <w:del w:id="801" w:author="Ricardo Almeida" w:date="2022-06-02T19:31:00Z">
          <w:r w:rsidR="005477CB" w:rsidRPr="0053685E" w:rsidDel="006E63F3">
            <w:rPr>
              <w:lang w:val="en-US"/>
            </w:rPr>
            <w:delText xml:space="preserve"> best</w:delText>
          </w:r>
        </w:del>
      </w:ins>
      <w:ins w:id="802" w:author="Mariana Gil" w:date="2022-04-15T19:52:00Z">
        <w:del w:id="803" w:author="Ricardo Almeida" w:date="2022-06-02T19:31:00Z">
          <w:r w:rsidR="003D05C8" w:rsidRPr="0053685E" w:rsidDel="006E63F3">
            <w:rPr>
              <w:lang w:val="en-US"/>
            </w:rPr>
            <w:delText xml:space="preserve"> number of clusters. After the number was computed, the team applie</w:delText>
          </w:r>
        </w:del>
      </w:ins>
      <w:ins w:id="804" w:author="Mariana Gil" w:date="2022-04-15T19:53:00Z">
        <w:del w:id="805" w:author="Ricardo Almeida" w:date="2022-06-02T19:31:00Z">
          <w:r w:rsidR="003D05C8" w:rsidRPr="0053685E" w:rsidDel="006E63F3">
            <w:rPr>
              <w:lang w:val="en-US"/>
            </w:rPr>
            <w:delText>d K-Means.</w:delText>
          </w:r>
        </w:del>
      </w:ins>
    </w:p>
    <w:p w14:paraId="5E3F65A6" w14:textId="28847C19" w:rsidR="00B00D4A" w:rsidRPr="0053685E" w:rsidDel="006E63F3" w:rsidRDefault="00CA417E" w:rsidP="00CA417E">
      <w:pPr>
        <w:pStyle w:val="Heading3"/>
        <w:numPr>
          <w:ilvl w:val="2"/>
          <w:numId w:val="4"/>
        </w:numPr>
        <w:rPr>
          <w:ins w:id="806" w:author="Mariana Gil" w:date="2022-04-15T18:42:00Z"/>
          <w:del w:id="807" w:author="Ricardo Almeida" w:date="2022-06-02T19:31:00Z"/>
          <w:lang w:val="en-US"/>
          <w:rPrChange w:id="808" w:author="Ricardo Almeida" w:date="2022-06-16T19:19:00Z">
            <w:rPr>
              <w:ins w:id="809" w:author="Mariana Gil" w:date="2022-04-15T18:42:00Z"/>
              <w:del w:id="810" w:author="Ricardo Almeida" w:date="2022-06-02T19:31:00Z"/>
              <w:b w:val="0"/>
              <w:bCs/>
              <w:i w:val="0"/>
              <w:iCs/>
              <w:lang w:val="en-US"/>
            </w:rPr>
          </w:rPrChange>
        </w:rPr>
      </w:pPr>
      <w:del w:id="811" w:author="Ricardo Almeida" w:date="2022-06-02T19:31:00Z">
        <w:r w:rsidRPr="0053685E" w:rsidDel="006E63F3">
          <w:rPr>
            <w:lang w:val="en-US"/>
          </w:rPr>
          <w:delText>C</w:delText>
        </w:r>
        <w:r w:rsidR="00FB283A" w:rsidRPr="0053685E" w:rsidDel="006E63F3">
          <w:rPr>
            <w:lang w:val="en-US"/>
          </w:rPr>
          <w:delText>ustomer</w:delText>
        </w:r>
        <w:r w:rsidRPr="0053685E" w:rsidDel="006E63F3">
          <w:rPr>
            <w:lang w:val="en-US"/>
          </w:rPr>
          <w:delText xml:space="preserve"> Characteristics</w:delText>
        </w:r>
      </w:del>
      <w:ins w:id="812" w:author="Mariana Gil" w:date="2022-04-15T18:33:00Z">
        <w:del w:id="813" w:author="Ricardo Almeida" w:date="2022-06-02T19:31:00Z">
          <w:r w:rsidR="002843AC" w:rsidRPr="0053685E" w:rsidDel="006E63F3">
            <w:rPr>
              <w:lang w:val="en-US"/>
            </w:rPr>
            <w:delText xml:space="preserve"> (</w:delText>
          </w:r>
          <w:r w:rsidR="002843AC" w:rsidRPr="0053685E" w:rsidDel="006E63F3">
            <w:rPr>
              <w:lang w:val="en-US"/>
              <w:rPrChange w:id="814" w:author="Ricardo Almeida" w:date="2022-06-16T19:19:00Z">
                <w:rPr>
                  <w:lang w:val="en-US"/>
                </w:rPr>
              </w:rPrChange>
            </w:rPr>
            <w:fldChar w:fldCharType="begin"/>
          </w:r>
          <w:r w:rsidR="002843AC" w:rsidRPr="0053685E" w:rsidDel="006E63F3">
            <w:rPr>
              <w:lang w:val="en-US"/>
            </w:rPr>
            <w:delInstrText xml:space="preserve"> REF _Ref100940027 \h </w:delInstrText>
          </w:r>
        </w:del>
      </w:ins>
      <w:del w:id="815" w:author="Ricardo Almeida" w:date="2022-06-02T19:31:00Z">
        <w:r w:rsidR="000C56FB" w:rsidRPr="0053685E" w:rsidDel="006E63F3">
          <w:rPr>
            <w:i w:val="0"/>
            <w:lang w:val="en-US"/>
            <w:rPrChange w:id="816" w:author="Ricardo Almeida" w:date="2022-06-16T19:19:00Z">
              <w:rPr>
                <w:i w:val="0"/>
                <w:iCs/>
                <w:lang w:val="en-US"/>
              </w:rPr>
            </w:rPrChange>
          </w:rPr>
          <w:delInstrText xml:space="preserve"> \* MERGEFORMAT </w:delInstrText>
        </w:r>
        <w:r w:rsidR="002843AC" w:rsidRPr="001D0EC0" w:rsidDel="006E63F3">
          <w:rPr>
            <w:lang w:val="en-US"/>
          </w:rPr>
        </w:r>
        <w:r w:rsidR="002843AC" w:rsidRPr="0053685E" w:rsidDel="006E63F3">
          <w:rPr>
            <w:lang w:val="en-US"/>
            <w:rPrChange w:id="817" w:author="Ricardo Almeida" w:date="2022-06-16T19:19:00Z">
              <w:rPr>
                <w:lang w:val="en-US"/>
              </w:rPr>
            </w:rPrChange>
          </w:rPr>
          <w:fldChar w:fldCharType="separate"/>
        </w:r>
      </w:del>
      <w:ins w:id="818" w:author="Mariana Gil" w:date="2022-04-15T18:33:00Z">
        <w:del w:id="819" w:author="Ricardo Almeida" w:date="2022-06-02T19:31:00Z">
          <w:r w:rsidR="002843AC" w:rsidRPr="0053685E" w:rsidDel="006E63F3">
            <w:rPr>
              <w:lang w:val="en-GB"/>
              <w:rPrChange w:id="820" w:author="Ricardo Almeida" w:date="2022-06-16T19:19:00Z">
                <w:rPr/>
              </w:rPrChange>
            </w:rPr>
            <w:delText>Figure</w:delText>
          </w:r>
        </w:del>
      </w:ins>
      <w:ins w:id="821" w:author="Mariana Gil" w:date="2022-04-15T18:54:00Z">
        <w:del w:id="822" w:author="Ricardo Almeida" w:date="2022-06-02T19:31:00Z">
          <w:r w:rsidR="00AF5FE8" w:rsidRPr="0053685E" w:rsidDel="006E63F3">
            <w:rPr>
              <w:lang w:val="en-GB"/>
            </w:rPr>
            <w:delText>s</w:delText>
          </w:r>
        </w:del>
      </w:ins>
      <w:ins w:id="823" w:author="Mariana Gil" w:date="2022-04-15T18:33:00Z">
        <w:del w:id="824" w:author="Ricardo Almeida" w:date="2022-06-02T19:31:00Z">
          <w:r w:rsidR="002843AC" w:rsidRPr="0053685E" w:rsidDel="006E63F3">
            <w:rPr>
              <w:lang w:val="en-GB"/>
              <w:rPrChange w:id="825" w:author="Ricardo Almeida" w:date="2022-06-16T19:19:00Z">
                <w:rPr/>
              </w:rPrChange>
            </w:rPr>
            <w:delText xml:space="preserve"> </w:delText>
          </w:r>
          <w:r w:rsidR="002843AC" w:rsidRPr="0053685E" w:rsidDel="006E63F3">
            <w:rPr>
              <w:noProof/>
              <w:lang w:val="en-GB"/>
              <w:rPrChange w:id="826" w:author="Ricardo Almeida" w:date="2022-06-16T19:19:00Z">
                <w:rPr>
                  <w:noProof/>
                </w:rPr>
              </w:rPrChange>
            </w:rPr>
            <w:delText>23</w:delText>
          </w:r>
          <w:r w:rsidR="002843AC" w:rsidRPr="0053685E" w:rsidDel="006E63F3">
            <w:rPr>
              <w:lang w:val="en-US"/>
              <w:rPrChange w:id="827" w:author="Ricardo Almeida" w:date="2022-06-16T19:19:00Z">
                <w:rPr>
                  <w:lang w:val="en-US"/>
                </w:rPr>
              </w:rPrChange>
            </w:rPr>
            <w:fldChar w:fldCharType="end"/>
          </w:r>
        </w:del>
      </w:ins>
      <w:ins w:id="828" w:author="Mariana Gil" w:date="2022-04-15T18:54:00Z">
        <w:del w:id="829" w:author="Ricardo Almeida" w:date="2022-06-02T19:31:00Z">
          <w:r w:rsidR="00AF5FE8" w:rsidRPr="0053685E" w:rsidDel="006E63F3">
            <w:rPr>
              <w:lang w:val="en-US"/>
            </w:rPr>
            <w:delText xml:space="preserve"> - 25</w:delText>
          </w:r>
        </w:del>
      </w:ins>
      <w:ins w:id="830" w:author="Mariana Gil" w:date="2022-04-15T18:33:00Z">
        <w:del w:id="831" w:author="Ricardo Almeida" w:date="2022-06-02T19:31:00Z">
          <w:r w:rsidR="002843AC" w:rsidRPr="0053685E" w:rsidDel="006E63F3">
            <w:rPr>
              <w:lang w:val="en-US"/>
            </w:rPr>
            <w:delText>)</w:delText>
          </w:r>
        </w:del>
      </w:ins>
      <w:del w:id="832" w:author="Ricardo Almeida" w:date="2022-06-02T19:31:00Z">
        <w:r w:rsidR="00102168" w:rsidRPr="0053685E" w:rsidDel="006E63F3">
          <w:rPr>
            <w:lang w:val="en-US"/>
          </w:rPr>
          <w:delText xml:space="preserve">: </w:delText>
        </w:r>
      </w:del>
      <w:ins w:id="833" w:author="Mariana Gil" w:date="2022-04-15T18:27:00Z">
        <w:del w:id="834" w:author="Ricardo Almeida" w:date="2022-06-02T19:31:00Z">
          <w:r w:rsidR="00154659" w:rsidRPr="0053685E" w:rsidDel="006E63F3">
            <w:rPr>
              <w:b w:val="0"/>
              <w:bCs/>
              <w:i w:val="0"/>
              <w:iCs/>
              <w:lang w:val="en-US"/>
            </w:rPr>
            <w:delText>The team identifie</w:delText>
          </w:r>
        </w:del>
      </w:ins>
      <w:ins w:id="835" w:author="Mariana Gil" w:date="2022-04-15T18:39:00Z">
        <w:del w:id="836" w:author="Ricardo Almeida" w:date="2022-06-02T19:31:00Z">
          <w:r w:rsidR="009D5F9B" w:rsidRPr="0053685E" w:rsidDel="006E63F3">
            <w:rPr>
              <w:b w:val="0"/>
              <w:bCs/>
              <w:i w:val="0"/>
              <w:iCs/>
              <w:lang w:val="en-US"/>
            </w:rPr>
            <w:delText>d</w:delText>
          </w:r>
        </w:del>
      </w:ins>
      <w:ins w:id="837" w:author="Mariana Gil" w:date="2022-04-15T18:27:00Z">
        <w:del w:id="838" w:author="Ricardo Almeida" w:date="2022-06-02T19:31:00Z">
          <w:r w:rsidR="00154659" w:rsidRPr="0053685E" w:rsidDel="006E63F3">
            <w:rPr>
              <w:b w:val="0"/>
              <w:bCs/>
              <w:i w:val="0"/>
              <w:iCs/>
              <w:lang w:val="en-US"/>
            </w:rPr>
            <w:delText xml:space="preserve"> three distinct groups of customers. </w:delText>
          </w:r>
        </w:del>
      </w:ins>
      <w:ins w:id="839" w:author="Mariana Gil" w:date="2022-04-15T19:44:00Z">
        <w:del w:id="840" w:author="Ricardo Almeida" w:date="2022-06-02T19:31:00Z">
          <w:r w:rsidR="00731618" w:rsidRPr="0053685E" w:rsidDel="006E63F3">
            <w:rPr>
              <w:b w:val="0"/>
              <w:bCs/>
              <w:i w:val="0"/>
              <w:iCs/>
              <w:lang w:val="en-US"/>
            </w:rPr>
            <w:delText>The variables considered were ‘</w:delText>
          </w:r>
        </w:del>
      </w:ins>
      <w:ins w:id="841" w:author="Mariana Gil" w:date="2022-04-15T19:45:00Z">
        <w:del w:id="842" w:author="Ricardo Almeida" w:date="2022-06-02T19:31:00Z">
          <w:r w:rsidR="007E1E55" w:rsidRPr="0053685E" w:rsidDel="006E63F3">
            <w:rPr>
              <w:b w:val="0"/>
              <w:bCs/>
              <w:i w:val="0"/>
              <w:iCs/>
              <w:lang w:val="en-US"/>
            </w:rPr>
            <w:delText>Age’, ‘TypeTravel’ and ‘RoomType’</w:delText>
          </w:r>
          <w:r w:rsidR="00731618" w:rsidRPr="0053685E" w:rsidDel="006E63F3">
            <w:rPr>
              <w:b w:val="0"/>
              <w:bCs/>
              <w:i w:val="0"/>
              <w:iCs/>
              <w:lang w:val="en-US"/>
            </w:rPr>
            <w:delText>.</w:delText>
          </w:r>
        </w:del>
      </w:ins>
      <w:ins w:id="843" w:author="Mariana Gil" w:date="2022-04-15T19:44:00Z">
        <w:del w:id="844" w:author="Ricardo Almeida" w:date="2022-06-02T19:31:00Z">
          <w:r w:rsidR="00731618" w:rsidRPr="0053685E" w:rsidDel="006E63F3">
            <w:rPr>
              <w:b w:val="0"/>
              <w:bCs/>
              <w:i w:val="0"/>
              <w:iCs/>
              <w:lang w:val="en-US"/>
            </w:rPr>
            <w:delText xml:space="preserve"> </w:delText>
          </w:r>
        </w:del>
      </w:ins>
    </w:p>
    <w:p w14:paraId="696F5F38" w14:textId="0ED0F448" w:rsidR="009079B0" w:rsidRPr="0053685E" w:rsidDel="006E63F3" w:rsidRDefault="001376A9">
      <w:pPr>
        <w:pStyle w:val="Heading3"/>
        <w:spacing w:before="0"/>
        <w:rPr>
          <w:del w:id="845" w:author="Ricardo Almeida" w:date="2022-06-02T19:31:00Z"/>
          <w:lang w:val="en-US"/>
        </w:rPr>
        <w:pPrChange w:id="846" w:author="Mariana Gil" w:date="2022-04-15T18:53:00Z">
          <w:pPr>
            <w:pStyle w:val="Heading3"/>
            <w:numPr>
              <w:ilvl w:val="2"/>
              <w:numId w:val="4"/>
            </w:numPr>
            <w:ind w:left="1080" w:hanging="720"/>
          </w:pPr>
        </w:pPrChange>
      </w:pPr>
      <w:ins w:id="847" w:author="Mariana Gil" w:date="2022-04-15T18:53:00Z">
        <w:del w:id="848" w:author="Ricardo Almeida" w:date="2022-06-02T19:31:00Z">
          <w:r w:rsidRPr="0053685E" w:rsidDel="006E63F3">
            <w:rPr>
              <w:iCs/>
              <w:lang w:val="en-US"/>
            </w:rPr>
            <w:delText xml:space="preserve">(i) </w:delText>
          </w:r>
        </w:del>
      </w:ins>
      <w:ins w:id="849" w:author="Mariana Gil" w:date="2022-04-15T18:41:00Z">
        <w:del w:id="850" w:author="Ricardo Almeida" w:date="2022-06-02T19:31:00Z">
          <w:r w:rsidR="00B00D4A" w:rsidRPr="0053685E" w:rsidDel="006E63F3">
            <w:rPr>
              <w:bCs/>
              <w:iCs/>
              <w:lang w:val="en-US"/>
            </w:rPr>
            <w:delText xml:space="preserve">The first </w:delText>
          </w:r>
        </w:del>
      </w:ins>
      <w:ins w:id="851" w:author="Mariana Gil" w:date="2022-04-15T18:43:00Z">
        <w:del w:id="852" w:author="Ricardo Almeida" w:date="2022-06-02T19:31:00Z">
          <w:r w:rsidR="00B00D4A" w:rsidRPr="0053685E" w:rsidDel="006E63F3">
            <w:rPr>
              <w:bCs/>
              <w:iCs/>
              <w:lang w:val="en-US"/>
            </w:rPr>
            <w:delText>group</w:delText>
          </w:r>
        </w:del>
      </w:ins>
      <w:ins w:id="853" w:author="Mariana Gil" w:date="2022-04-15T18:41:00Z">
        <w:del w:id="854" w:author="Ricardo Almeida" w:date="2022-06-02T19:31:00Z">
          <w:r w:rsidR="00B00D4A" w:rsidRPr="0053685E" w:rsidDel="006E63F3">
            <w:rPr>
              <w:bCs/>
              <w:iCs/>
              <w:lang w:val="en-US"/>
            </w:rPr>
            <w:delText xml:space="preserve"> contains 46% of all clients with an average age of 4</w:delText>
          </w:r>
        </w:del>
      </w:ins>
      <w:ins w:id="855" w:author="Mariana Gil" w:date="2022-04-15T18:44:00Z">
        <w:del w:id="856" w:author="Ricardo Almeida" w:date="2022-06-02T19:31:00Z">
          <w:r w:rsidR="00B00D4A" w:rsidRPr="0053685E" w:rsidDel="006E63F3">
            <w:rPr>
              <w:bCs/>
              <w:iCs/>
              <w:lang w:val="en-US"/>
            </w:rPr>
            <w:delText>3</w:delText>
          </w:r>
        </w:del>
      </w:ins>
      <w:ins w:id="857" w:author="Mariana Gil" w:date="2022-04-15T18:41:00Z">
        <w:del w:id="858" w:author="Ricardo Almeida" w:date="2022-06-02T19:31:00Z">
          <w:r w:rsidR="00B00D4A" w:rsidRPr="0053685E" w:rsidDel="006E63F3">
            <w:rPr>
              <w:bCs/>
              <w:iCs/>
              <w:lang w:val="en-US"/>
            </w:rPr>
            <w:delText xml:space="preserve"> years old</w:delText>
          </w:r>
        </w:del>
      </w:ins>
      <w:ins w:id="859" w:author="Mariana Gil" w:date="2022-04-15T18:44:00Z">
        <w:del w:id="860" w:author="Ricardo Almeida" w:date="2022-06-02T19:31:00Z">
          <w:r w:rsidR="00B00D4A" w:rsidRPr="0053685E" w:rsidDel="006E63F3">
            <w:rPr>
              <w:bCs/>
              <w:iCs/>
              <w:lang w:val="en-US"/>
            </w:rPr>
            <w:delText xml:space="preserve"> and th</w:delText>
          </w:r>
        </w:del>
      </w:ins>
      <w:ins w:id="861" w:author="Mariana Gil" w:date="2022-04-15T18:45:00Z">
        <w:del w:id="862" w:author="Ricardo Almeida" w:date="2022-06-02T19:31:00Z">
          <w:r w:rsidR="00B00D4A" w:rsidRPr="0053685E" w:rsidDel="006E63F3">
            <w:rPr>
              <w:bCs/>
              <w:iCs/>
              <w:lang w:val="en-US"/>
            </w:rPr>
            <w:delText>e gender is equally distributed. Th</w:delText>
          </w:r>
        </w:del>
      </w:ins>
      <w:ins w:id="863" w:author="Mariana Gil" w:date="2022-04-15T18:46:00Z">
        <w:del w:id="864" w:author="Ricardo Almeida" w:date="2022-06-02T19:31:00Z">
          <w:r w:rsidR="004912F2" w:rsidRPr="0053685E" w:rsidDel="006E63F3">
            <w:rPr>
              <w:bCs/>
              <w:iCs/>
              <w:lang w:val="en-US"/>
            </w:rPr>
            <w:delText>ese</w:delText>
          </w:r>
        </w:del>
      </w:ins>
      <w:ins w:id="865" w:author="Mariana Gil" w:date="2022-04-15T18:45:00Z">
        <w:del w:id="866" w:author="Ricardo Almeida" w:date="2022-06-02T19:31:00Z">
          <w:r w:rsidR="00B00D4A" w:rsidRPr="0053685E" w:rsidDel="006E63F3">
            <w:rPr>
              <w:bCs/>
              <w:iCs/>
              <w:lang w:val="en-US"/>
            </w:rPr>
            <w:delText xml:space="preserve"> </w:delText>
          </w:r>
        </w:del>
      </w:ins>
      <w:ins w:id="867" w:author="Mariana Gil" w:date="2022-04-15T18:46:00Z">
        <w:del w:id="868" w:author="Ricardo Almeida" w:date="2022-06-02T19:31:00Z">
          <w:r w:rsidR="004912F2" w:rsidRPr="0053685E" w:rsidDel="006E63F3">
            <w:rPr>
              <w:bCs/>
              <w:iCs/>
              <w:lang w:val="en-US"/>
            </w:rPr>
            <w:delText>clients</w:delText>
          </w:r>
        </w:del>
      </w:ins>
      <w:ins w:id="869" w:author="Mariana Gil" w:date="2022-04-15T18:42:00Z">
        <w:del w:id="870" w:author="Ricardo Almeida" w:date="2022-06-02T19:31:00Z">
          <w:r w:rsidR="00B00D4A" w:rsidRPr="0053685E" w:rsidDel="006E63F3">
            <w:rPr>
              <w:bCs/>
              <w:iCs/>
              <w:lang w:val="en-US"/>
            </w:rPr>
            <w:delText xml:space="preserve"> travel in business</w:delText>
          </w:r>
        </w:del>
      </w:ins>
      <w:ins w:id="871" w:author="Mariana Gil" w:date="2022-04-15T18:50:00Z">
        <w:del w:id="872" w:author="Ricardo Almeida" w:date="2022-06-02T19:31:00Z">
          <w:r w:rsidR="009079B0" w:rsidRPr="0053685E" w:rsidDel="006E63F3">
            <w:rPr>
              <w:bCs/>
              <w:iCs/>
              <w:lang w:val="en-US"/>
            </w:rPr>
            <w:delText>,</w:delText>
          </w:r>
        </w:del>
      </w:ins>
      <w:ins w:id="873" w:author="Mariana Gil" w:date="2022-04-15T18:46:00Z">
        <w:del w:id="874" w:author="Ricardo Almeida" w:date="2022-06-02T19:31:00Z">
          <w:r w:rsidR="004912F2" w:rsidRPr="0053685E" w:rsidDel="006E63F3">
            <w:rPr>
              <w:bCs/>
              <w:iCs/>
              <w:lang w:val="en-US"/>
            </w:rPr>
            <w:delText xml:space="preserve"> book</w:delText>
          </w:r>
        </w:del>
      </w:ins>
      <w:ins w:id="875" w:author="Mariana Gil" w:date="2022-04-15T18:47:00Z">
        <w:del w:id="876" w:author="Ricardo Almeida" w:date="2022-06-02T19:31:00Z">
          <w:r w:rsidR="004912F2" w:rsidRPr="0053685E" w:rsidDel="006E63F3">
            <w:rPr>
              <w:bCs/>
              <w:iCs/>
              <w:lang w:val="en-US"/>
            </w:rPr>
            <w:delText xml:space="preserve"> single rooms</w:delText>
          </w:r>
        </w:del>
      </w:ins>
      <w:ins w:id="877" w:author="Mariana Gil" w:date="2022-04-15T18:50:00Z">
        <w:del w:id="878" w:author="Ricardo Almeida" w:date="2022-06-02T19:31:00Z">
          <w:r w:rsidR="009079B0" w:rsidRPr="0053685E" w:rsidDel="006E63F3">
            <w:rPr>
              <w:bCs/>
              <w:iCs/>
              <w:lang w:val="en-US"/>
            </w:rPr>
            <w:delText xml:space="preserve"> and have </w:delText>
          </w:r>
        </w:del>
      </w:ins>
      <w:ins w:id="879" w:author="Mariana Gil" w:date="2022-04-15T18:47:00Z">
        <w:del w:id="880" w:author="Ricardo Almeida" w:date="2022-06-02T19:31:00Z">
          <w:r w:rsidR="00AC2394" w:rsidRPr="0053685E" w:rsidDel="006E63F3">
            <w:rPr>
              <w:bCs/>
              <w:iCs/>
              <w:lang w:val="en-US"/>
            </w:rPr>
            <w:delText xml:space="preserve">lowest </w:delText>
          </w:r>
        </w:del>
      </w:ins>
      <w:ins w:id="881" w:author="Mariana Gil" w:date="2022-04-15T18:51:00Z">
        <w:del w:id="882" w:author="Ricardo Almeida" w:date="2022-06-02T19:31:00Z">
          <w:r w:rsidR="009079B0" w:rsidRPr="0053685E" w:rsidDel="006E63F3">
            <w:rPr>
              <w:bCs/>
              <w:iCs/>
              <w:lang w:val="en-US"/>
            </w:rPr>
            <w:delText xml:space="preserve">number of </w:delText>
          </w:r>
        </w:del>
      </w:ins>
      <w:ins w:id="883" w:author="Mariana Gil" w:date="2022-04-15T18:48:00Z">
        <w:del w:id="884" w:author="Ricardo Almeida" w:date="2022-06-02T19:31:00Z">
          <w:r w:rsidR="00AC2394" w:rsidRPr="0053685E" w:rsidDel="006E63F3">
            <w:rPr>
              <w:bCs/>
              <w:iCs/>
              <w:lang w:val="en-US"/>
            </w:rPr>
            <w:delText>reward points</w:delText>
          </w:r>
        </w:del>
      </w:ins>
      <w:ins w:id="885" w:author="Mariana Gil" w:date="2022-04-15T18:51:00Z">
        <w:del w:id="886" w:author="Ricardo Almeida" w:date="2022-06-02T19:31:00Z">
          <w:r w:rsidR="009079B0" w:rsidRPr="0053685E" w:rsidDel="006E63F3">
            <w:rPr>
              <w:bCs/>
              <w:iCs/>
              <w:lang w:val="en-US"/>
            </w:rPr>
            <w:delText>;</w:delText>
          </w:r>
        </w:del>
      </w:ins>
      <w:del w:id="887" w:author="Ricardo Almeida" w:date="2022-06-02T19:31:00Z">
        <w:r w:rsidR="00102168" w:rsidRPr="0053685E" w:rsidDel="006E63F3">
          <w:rPr>
            <w:bCs/>
            <w:iCs/>
            <w:lang w:val="en-US"/>
          </w:rPr>
          <w:delText>xxxx</w:delText>
        </w:r>
      </w:del>
      <w:ins w:id="888" w:author="Mariana Gil" w:date="2022-04-15T18:52:00Z">
        <w:del w:id="889" w:author="Ricardo Almeida" w:date="2022-06-02T19:31:00Z">
          <w:r w:rsidRPr="0053685E" w:rsidDel="006E63F3">
            <w:rPr>
              <w:bCs/>
              <w:iCs/>
              <w:lang w:val="en-US"/>
            </w:rPr>
            <w:delText xml:space="preserve"> </w:delText>
          </w:r>
          <w:r w:rsidRPr="0053685E" w:rsidDel="006E63F3">
            <w:rPr>
              <w:iCs/>
              <w:lang w:val="en-US"/>
            </w:rPr>
            <w:delText>(ii)</w:delText>
          </w:r>
          <w:r w:rsidRPr="0053685E" w:rsidDel="006E63F3">
            <w:rPr>
              <w:bCs/>
              <w:iCs/>
              <w:lang w:val="en-US"/>
            </w:rPr>
            <w:delText xml:space="preserve"> </w:delText>
          </w:r>
        </w:del>
      </w:ins>
      <w:ins w:id="890" w:author="Mariana Gil" w:date="2022-04-15T18:49:00Z">
        <w:del w:id="891" w:author="Ricardo Almeida" w:date="2022-06-02T19:31:00Z">
          <w:r w:rsidR="00AC2394" w:rsidRPr="0053685E" w:rsidDel="006E63F3">
            <w:rPr>
              <w:bCs/>
              <w:iCs/>
              <w:lang w:val="en-US"/>
            </w:rPr>
            <w:delText xml:space="preserve">The second group contains 31% of all clients with an average age of 44 years old and the clients are mostly female. These clients travel for </w:delText>
          </w:r>
        </w:del>
      </w:ins>
      <w:ins w:id="892" w:author="Mariana Gil" w:date="2022-04-15T18:50:00Z">
        <w:del w:id="893" w:author="Ricardo Almeida" w:date="2022-06-02T19:31:00Z">
          <w:r w:rsidR="009079B0" w:rsidRPr="0053685E" w:rsidDel="006E63F3">
            <w:rPr>
              <w:bCs/>
              <w:iCs/>
              <w:lang w:val="en-US"/>
            </w:rPr>
            <w:delText>leisure,</w:delText>
          </w:r>
        </w:del>
      </w:ins>
      <w:ins w:id="894" w:author="Mariana Gil" w:date="2022-04-15T18:49:00Z">
        <w:del w:id="895" w:author="Ricardo Almeida" w:date="2022-06-02T19:31:00Z">
          <w:r w:rsidR="00AC2394" w:rsidRPr="0053685E" w:rsidDel="006E63F3">
            <w:rPr>
              <w:bCs/>
              <w:iCs/>
              <w:lang w:val="en-US"/>
            </w:rPr>
            <w:delText xml:space="preserve"> </w:delText>
          </w:r>
        </w:del>
      </w:ins>
      <w:ins w:id="896" w:author="Mariana Gil" w:date="2022-04-15T18:50:00Z">
        <w:del w:id="897" w:author="Ricardo Almeida" w:date="2022-06-02T19:31:00Z">
          <w:r w:rsidR="00AC2394" w:rsidRPr="0053685E" w:rsidDel="006E63F3">
            <w:rPr>
              <w:bCs/>
              <w:iCs/>
              <w:lang w:val="en-US"/>
            </w:rPr>
            <w:delText>book double rooms</w:delText>
          </w:r>
          <w:r w:rsidR="009079B0" w:rsidRPr="0053685E" w:rsidDel="006E63F3">
            <w:rPr>
              <w:bCs/>
              <w:iCs/>
              <w:lang w:val="en-US"/>
            </w:rPr>
            <w:delText xml:space="preserve"> and have the highest </w:delText>
          </w:r>
        </w:del>
      </w:ins>
      <w:ins w:id="898" w:author="Mariana Gil" w:date="2022-04-15T18:51:00Z">
        <w:del w:id="899" w:author="Ricardo Almeida" w:date="2022-06-02T19:31:00Z">
          <w:r w:rsidR="009079B0" w:rsidRPr="0053685E" w:rsidDel="006E63F3">
            <w:rPr>
              <w:bCs/>
              <w:iCs/>
              <w:lang w:val="en-US"/>
            </w:rPr>
            <w:delText xml:space="preserve">number of </w:delText>
          </w:r>
        </w:del>
      </w:ins>
      <w:ins w:id="900" w:author="Mariana Gil" w:date="2022-04-15T18:50:00Z">
        <w:del w:id="901" w:author="Ricardo Almeida" w:date="2022-06-02T19:31:00Z">
          <w:r w:rsidR="009079B0" w:rsidRPr="0053685E" w:rsidDel="006E63F3">
            <w:rPr>
              <w:bCs/>
              <w:iCs/>
              <w:lang w:val="en-US"/>
            </w:rPr>
            <w:delText>reward points</w:delText>
          </w:r>
        </w:del>
      </w:ins>
      <w:ins w:id="902" w:author="Mariana Gil" w:date="2022-04-15T18:51:00Z">
        <w:del w:id="903" w:author="Ricardo Almeida" w:date="2022-06-02T19:31:00Z">
          <w:r w:rsidR="009079B0" w:rsidRPr="0053685E" w:rsidDel="006E63F3">
            <w:rPr>
              <w:bCs/>
              <w:iCs/>
              <w:lang w:val="en-US"/>
            </w:rPr>
            <w:delText>;</w:delText>
          </w:r>
        </w:del>
      </w:ins>
      <w:ins w:id="904" w:author="Mariana Gil" w:date="2022-04-15T18:52:00Z">
        <w:del w:id="905" w:author="Ricardo Almeida" w:date="2022-06-02T19:31:00Z">
          <w:r w:rsidRPr="0053685E" w:rsidDel="006E63F3">
            <w:rPr>
              <w:bCs/>
              <w:iCs/>
              <w:lang w:val="en-US"/>
            </w:rPr>
            <w:delText xml:space="preserve"> </w:delText>
          </w:r>
          <w:r w:rsidRPr="0053685E" w:rsidDel="006E63F3">
            <w:rPr>
              <w:iCs/>
              <w:lang w:val="en-US"/>
            </w:rPr>
            <w:delText xml:space="preserve">(iii) </w:delText>
          </w:r>
        </w:del>
      </w:ins>
      <w:ins w:id="906" w:author="Mariana Gil" w:date="2022-04-15T18:51:00Z">
        <w:del w:id="907" w:author="Ricardo Almeida" w:date="2022-06-02T19:31:00Z">
          <w:r w:rsidR="009079B0" w:rsidRPr="0053685E" w:rsidDel="006E63F3">
            <w:rPr>
              <w:bCs/>
              <w:iCs/>
              <w:lang w:val="en-US"/>
            </w:rPr>
            <w:delText>The last group contains 23% of all clients with an average age of 38 years old and is</w:delText>
          </w:r>
        </w:del>
      </w:ins>
      <w:ins w:id="908" w:author="Mariana Gil" w:date="2022-04-15T18:52:00Z">
        <w:del w:id="909" w:author="Ricardo Almeida" w:date="2022-06-02T19:31:00Z">
          <w:r w:rsidR="009079B0" w:rsidRPr="0053685E" w:rsidDel="006E63F3">
            <w:rPr>
              <w:bCs/>
              <w:iCs/>
              <w:lang w:val="en-US"/>
            </w:rPr>
            <w:delText xml:space="preserve"> mostly female. These clients travel in business and book double rooms.</w:delText>
          </w:r>
        </w:del>
      </w:ins>
    </w:p>
    <w:p w14:paraId="1DAAEB5F" w14:textId="013814AC" w:rsidR="00CA417E" w:rsidRPr="0053685E" w:rsidDel="006E63F3" w:rsidRDefault="00CA417E">
      <w:pPr>
        <w:pStyle w:val="Heading3"/>
        <w:spacing w:before="0"/>
        <w:rPr>
          <w:del w:id="910" w:author="Ricardo Almeida" w:date="2022-06-02T19:31:00Z"/>
          <w:lang w:val="en-US"/>
        </w:rPr>
        <w:pPrChange w:id="911" w:author="Mariana Gil" w:date="2022-04-15T18:53:00Z">
          <w:pPr/>
        </w:pPrChange>
      </w:pPr>
    </w:p>
    <w:p w14:paraId="47E41B02" w14:textId="05662334" w:rsidR="00CA417E" w:rsidRPr="0053685E" w:rsidDel="006E63F3" w:rsidRDefault="00FB283A" w:rsidP="00CA417E">
      <w:pPr>
        <w:pStyle w:val="Heading3"/>
        <w:numPr>
          <w:ilvl w:val="2"/>
          <w:numId w:val="4"/>
        </w:numPr>
        <w:rPr>
          <w:ins w:id="912" w:author="Mariana Gil" w:date="2022-04-15T18:53:00Z"/>
          <w:del w:id="913" w:author="Ricardo Almeida" w:date="2022-06-02T19:31:00Z"/>
          <w:b w:val="0"/>
          <w:bCs/>
          <w:i w:val="0"/>
          <w:iCs/>
          <w:lang w:val="en-US"/>
        </w:rPr>
      </w:pPr>
      <w:del w:id="914" w:author="Ricardo Almeida" w:date="2022-06-02T19:31:00Z">
        <w:r w:rsidRPr="0053685E" w:rsidDel="006E63F3">
          <w:rPr>
            <w:lang w:val="en-US"/>
          </w:rPr>
          <w:delText xml:space="preserve">Customer </w:delText>
        </w:r>
        <w:r w:rsidR="00CA417E" w:rsidRPr="0053685E" w:rsidDel="006E63F3">
          <w:rPr>
            <w:lang w:val="en-US"/>
          </w:rPr>
          <w:delText>Satisfaction Level</w:delText>
        </w:r>
      </w:del>
      <w:ins w:id="915" w:author="Mariana Gil" w:date="2022-04-15T18:54:00Z">
        <w:del w:id="916" w:author="Ricardo Almeida" w:date="2022-06-02T19:31:00Z">
          <w:r w:rsidR="002C7CF6" w:rsidRPr="0053685E" w:rsidDel="006E63F3">
            <w:rPr>
              <w:lang w:val="en-US"/>
            </w:rPr>
            <w:delText xml:space="preserve"> (</w:delText>
          </w:r>
        </w:del>
      </w:ins>
      <w:ins w:id="917" w:author="Mariana Gil" w:date="2022-04-15T19:00:00Z">
        <w:del w:id="918" w:author="Ricardo Almeida" w:date="2022-06-02T19:31:00Z">
          <w:r w:rsidR="00D87C15" w:rsidRPr="0053685E" w:rsidDel="006E63F3">
            <w:rPr>
              <w:lang w:val="en-US"/>
              <w:rPrChange w:id="919" w:author="Ricardo Almeida" w:date="2022-06-16T19:19:00Z">
                <w:rPr>
                  <w:lang w:val="en-US"/>
                </w:rPr>
              </w:rPrChange>
            </w:rPr>
            <w:fldChar w:fldCharType="begin"/>
          </w:r>
          <w:r w:rsidR="00D87C15" w:rsidRPr="0053685E" w:rsidDel="006E63F3">
            <w:rPr>
              <w:lang w:val="en-US"/>
            </w:rPr>
            <w:delInstrText xml:space="preserve"> REF _Ref100941658 \h </w:delInstrText>
          </w:r>
        </w:del>
      </w:ins>
      <w:r w:rsidR="0053685E">
        <w:rPr>
          <w:lang w:val="en-US"/>
        </w:rPr>
        <w:instrText xml:space="preserve"> \* MERGEFORMAT </w:instrText>
      </w:r>
      <w:del w:id="920" w:author="Ricardo Almeida" w:date="2022-06-02T19:31:00Z">
        <w:r w:rsidR="00D87C15" w:rsidRPr="001D0EC0" w:rsidDel="006E63F3">
          <w:rPr>
            <w:lang w:val="en-US"/>
          </w:rPr>
        </w:r>
        <w:r w:rsidR="00D87C15" w:rsidRPr="0053685E" w:rsidDel="006E63F3">
          <w:rPr>
            <w:lang w:val="en-US"/>
            <w:rPrChange w:id="921" w:author="Ricardo Almeida" w:date="2022-06-16T19:19:00Z">
              <w:rPr>
                <w:lang w:val="en-US"/>
              </w:rPr>
            </w:rPrChange>
          </w:rPr>
          <w:fldChar w:fldCharType="separate"/>
        </w:r>
      </w:del>
      <w:ins w:id="922" w:author="Mariana Gil" w:date="2022-04-15T19:00:00Z">
        <w:del w:id="923" w:author="Ricardo Almeida" w:date="2022-06-02T19:31:00Z">
          <w:r w:rsidR="00D87C15" w:rsidRPr="0053685E" w:rsidDel="006E63F3">
            <w:rPr>
              <w:lang w:val="en-GB"/>
              <w:rPrChange w:id="924" w:author="Ricardo Almeida" w:date="2022-06-16T19:19:00Z">
                <w:rPr/>
              </w:rPrChange>
            </w:rPr>
            <w:delText>Figure</w:delText>
          </w:r>
          <w:r w:rsidR="00D87C15" w:rsidRPr="0053685E" w:rsidDel="006E63F3">
            <w:rPr>
              <w:lang w:val="en-GB"/>
            </w:rPr>
            <w:delText>s</w:delText>
          </w:r>
          <w:r w:rsidR="00D87C15" w:rsidRPr="0053685E" w:rsidDel="006E63F3">
            <w:rPr>
              <w:lang w:val="en-GB"/>
              <w:rPrChange w:id="925" w:author="Ricardo Almeida" w:date="2022-06-16T19:19:00Z">
                <w:rPr/>
              </w:rPrChange>
            </w:rPr>
            <w:delText xml:space="preserve"> </w:delText>
          </w:r>
          <w:r w:rsidR="00D87C15" w:rsidRPr="0053685E" w:rsidDel="006E63F3">
            <w:rPr>
              <w:noProof/>
              <w:lang w:val="en-GB"/>
              <w:rPrChange w:id="926" w:author="Ricardo Almeida" w:date="2022-06-16T19:19:00Z">
                <w:rPr>
                  <w:noProof/>
                </w:rPr>
              </w:rPrChange>
            </w:rPr>
            <w:delText>26</w:delText>
          </w:r>
          <w:r w:rsidR="00D87C15" w:rsidRPr="0053685E" w:rsidDel="006E63F3">
            <w:rPr>
              <w:lang w:val="en-US"/>
              <w:rPrChange w:id="927" w:author="Ricardo Almeida" w:date="2022-06-16T19:19:00Z">
                <w:rPr>
                  <w:lang w:val="en-US"/>
                </w:rPr>
              </w:rPrChange>
            </w:rPr>
            <w:fldChar w:fldCharType="end"/>
          </w:r>
        </w:del>
      </w:ins>
      <w:ins w:id="928" w:author="Mariana Gil" w:date="2022-04-15T18:54:00Z">
        <w:del w:id="929" w:author="Ricardo Almeida" w:date="2022-06-02T19:31:00Z">
          <w:r w:rsidR="002C7CF6" w:rsidRPr="0053685E" w:rsidDel="006E63F3">
            <w:rPr>
              <w:lang w:val="en-US"/>
            </w:rPr>
            <w:delText>-</w:delText>
          </w:r>
        </w:del>
      </w:ins>
      <w:ins w:id="930" w:author="Mariana Gil" w:date="2022-04-15T19:00:00Z">
        <w:del w:id="931" w:author="Ricardo Almeida" w:date="2022-06-02T19:31:00Z">
          <w:r w:rsidR="00D87C15" w:rsidRPr="0053685E" w:rsidDel="006E63F3">
            <w:rPr>
              <w:lang w:val="en-US"/>
            </w:rPr>
            <w:delText>31</w:delText>
          </w:r>
        </w:del>
      </w:ins>
      <w:ins w:id="932" w:author="Mariana Gil" w:date="2022-04-15T18:54:00Z">
        <w:del w:id="933" w:author="Ricardo Almeida" w:date="2022-06-02T19:31:00Z">
          <w:r w:rsidR="002C7CF6" w:rsidRPr="0053685E" w:rsidDel="006E63F3">
            <w:rPr>
              <w:lang w:val="en-US"/>
            </w:rPr>
            <w:delText>)</w:delText>
          </w:r>
        </w:del>
      </w:ins>
      <w:del w:id="934" w:author="Ricardo Almeida" w:date="2022-06-02T19:31:00Z">
        <w:r w:rsidR="00102168" w:rsidRPr="0053685E" w:rsidDel="006E63F3">
          <w:rPr>
            <w:i w:val="0"/>
            <w:iCs/>
            <w:lang w:val="en-US"/>
          </w:rPr>
          <w:delText xml:space="preserve">: </w:delText>
        </w:r>
      </w:del>
      <w:ins w:id="935" w:author="Mariana Gil" w:date="2022-04-15T18:53:00Z">
        <w:del w:id="936" w:author="Ricardo Almeida" w:date="2022-06-02T19:31:00Z">
          <w:r w:rsidR="007E1D53" w:rsidRPr="0053685E" w:rsidDel="006E63F3">
            <w:rPr>
              <w:b w:val="0"/>
              <w:bCs/>
              <w:i w:val="0"/>
              <w:iCs/>
              <w:lang w:val="en-US"/>
            </w:rPr>
            <w:delText>The team identified three distinct groups of customers regarding their satisfaction level.</w:delText>
          </w:r>
        </w:del>
      </w:ins>
      <w:ins w:id="937" w:author="Mariana Gil" w:date="2022-04-15T19:30:00Z">
        <w:del w:id="938" w:author="Ricardo Almeida" w:date="2022-06-02T19:31:00Z">
          <w:r w:rsidR="004C7CBC" w:rsidRPr="0053685E" w:rsidDel="006E63F3">
            <w:rPr>
              <w:b w:val="0"/>
              <w:bCs/>
              <w:i w:val="0"/>
              <w:iCs/>
              <w:lang w:val="en-US"/>
            </w:rPr>
            <w:delText xml:space="preserve"> </w:delText>
          </w:r>
        </w:del>
      </w:ins>
      <w:ins w:id="939" w:author="Mariana Gil" w:date="2022-04-15T19:45:00Z">
        <w:del w:id="940" w:author="Ricardo Almeida" w:date="2022-06-02T19:31:00Z">
          <w:r w:rsidR="00731618" w:rsidRPr="0053685E" w:rsidDel="006E63F3">
            <w:rPr>
              <w:b w:val="0"/>
              <w:bCs/>
              <w:i w:val="0"/>
              <w:iCs/>
              <w:lang w:val="en-US"/>
            </w:rPr>
            <w:delText>The variables considered were ‘</w:delText>
          </w:r>
          <w:r w:rsidR="007E1E55" w:rsidRPr="0053685E" w:rsidDel="006E63F3">
            <w:rPr>
              <w:b w:val="0"/>
              <w:bCs/>
              <w:i w:val="0"/>
              <w:iCs/>
              <w:lang w:val="en-US"/>
            </w:rPr>
            <w:delText>Accommodation’, ‘Reception’, ‘Catering’, ‘Location’ and ‘PriceQuality’.</w:delText>
          </w:r>
        </w:del>
      </w:ins>
      <w:del w:id="941" w:author="Ricardo Almeida" w:date="2022-06-02T19:31:00Z">
        <w:r w:rsidR="00102168" w:rsidRPr="0053685E" w:rsidDel="006E63F3">
          <w:rPr>
            <w:b w:val="0"/>
            <w:bCs/>
            <w:i w:val="0"/>
            <w:iCs/>
            <w:lang w:val="en-US"/>
          </w:rPr>
          <w:delText>xxx</w:delText>
        </w:r>
      </w:del>
    </w:p>
    <w:p w14:paraId="00B471EB" w14:textId="1B059F25" w:rsidR="007E1D53" w:rsidRPr="0053685E" w:rsidDel="006E63F3" w:rsidRDefault="007E1D53">
      <w:pPr>
        <w:rPr>
          <w:del w:id="942" w:author="Ricardo Almeida" w:date="2022-06-02T19:31:00Z"/>
          <w:bCs/>
          <w:iCs/>
          <w:lang w:val="en-US"/>
        </w:rPr>
        <w:pPrChange w:id="943" w:author="Mariana Gil" w:date="2022-04-15T18:53:00Z">
          <w:pPr>
            <w:pStyle w:val="Heading3"/>
            <w:numPr>
              <w:ilvl w:val="2"/>
              <w:numId w:val="4"/>
            </w:numPr>
            <w:ind w:left="1080" w:hanging="720"/>
          </w:pPr>
        </w:pPrChange>
      </w:pPr>
      <w:ins w:id="944" w:author="Mariana Gil" w:date="2022-04-15T18:53:00Z">
        <w:del w:id="945" w:author="Ricardo Almeida" w:date="2022-06-02T19:31:00Z">
          <w:r w:rsidRPr="0053685E" w:rsidDel="006E63F3">
            <w:rPr>
              <w:b/>
              <w:lang w:val="en-US"/>
              <w:rPrChange w:id="946" w:author="Ricardo Almeida" w:date="2022-06-16T19:19:00Z">
                <w:rPr>
                  <w:i w:val="0"/>
                  <w:iCs/>
                  <w:lang w:val="en-US"/>
                </w:rPr>
              </w:rPrChange>
            </w:rPr>
            <w:delText>(i)</w:delText>
          </w:r>
          <w:r w:rsidRPr="0053685E" w:rsidDel="006E63F3">
            <w:rPr>
              <w:b/>
              <w:i/>
              <w:iCs/>
              <w:lang w:val="en-US"/>
              <w:rPrChange w:id="947" w:author="Ricardo Almeida" w:date="2022-06-16T19:19:00Z">
                <w:rPr>
                  <w:iCs/>
                  <w:lang w:val="en-US"/>
                </w:rPr>
              </w:rPrChange>
            </w:rPr>
            <w:delText xml:space="preserve"> </w:delText>
          </w:r>
        </w:del>
      </w:ins>
      <w:ins w:id="948" w:author="Mariana Gil" w:date="2022-04-15T19:00:00Z">
        <w:del w:id="949" w:author="Ricardo Almeida" w:date="2022-06-02T19:31:00Z">
          <w:r w:rsidR="00A51150" w:rsidRPr="0053685E" w:rsidDel="006E63F3">
            <w:rPr>
              <w:bCs/>
              <w:lang w:val="en-US"/>
            </w:rPr>
            <w:delText xml:space="preserve">The </w:delText>
          </w:r>
          <w:r w:rsidR="00A51150" w:rsidRPr="0053685E" w:rsidDel="006E63F3">
            <w:rPr>
              <w:bCs/>
              <w:iCs/>
              <w:lang w:val="en-US"/>
            </w:rPr>
            <w:delText xml:space="preserve">first </w:delText>
          </w:r>
        </w:del>
      </w:ins>
      <w:ins w:id="950" w:author="Mariana Gil" w:date="2022-04-15T19:01:00Z">
        <w:del w:id="951" w:author="Ricardo Almeida" w:date="2022-06-02T19:31:00Z">
          <w:r w:rsidR="00A51150" w:rsidRPr="0053685E" w:rsidDel="006E63F3">
            <w:rPr>
              <w:bCs/>
              <w:iCs/>
              <w:lang w:val="en-US"/>
            </w:rPr>
            <w:delText xml:space="preserve">cluster </w:delText>
          </w:r>
          <w:r w:rsidR="00A857E3" w:rsidRPr="0053685E" w:rsidDel="006E63F3">
            <w:rPr>
              <w:bCs/>
              <w:iCs/>
              <w:lang w:val="en-US"/>
            </w:rPr>
            <w:delText>contains 31% of clients, mostly male</w:delText>
          </w:r>
        </w:del>
      </w:ins>
      <w:ins w:id="952" w:author="Mariana Gil" w:date="2022-04-15T19:02:00Z">
        <w:del w:id="953" w:author="Ricardo Almeida" w:date="2022-06-02T19:31:00Z">
          <w:r w:rsidR="00503A4F" w:rsidRPr="0053685E" w:rsidDel="006E63F3">
            <w:rPr>
              <w:bCs/>
              <w:iCs/>
              <w:lang w:val="en-US"/>
            </w:rPr>
            <w:delText>, and has the lowest satisfaction in general</w:delText>
          </w:r>
        </w:del>
      </w:ins>
      <w:ins w:id="954" w:author="Mariana Gil" w:date="2022-04-15T19:03:00Z">
        <w:del w:id="955" w:author="Ricardo Almeida" w:date="2022-06-02T19:31:00Z">
          <w:r w:rsidR="00503A4F" w:rsidRPr="0053685E" w:rsidDel="006E63F3">
            <w:rPr>
              <w:bCs/>
              <w:iCs/>
              <w:lang w:val="en-US"/>
            </w:rPr>
            <w:delText>, in particular concerning the accommodation, reception and price quality services</w:delText>
          </w:r>
        </w:del>
      </w:ins>
      <w:ins w:id="956" w:author="Mariana Gil" w:date="2022-04-15T18:53:00Z">
        <w:del w:id="957" w:author="Ricardo Almeida" w:date="2022-06-02T19:31:00Z">
          <w:r w:rsidRPr="0053685E" w:rsidDel="006E63F3">
            <w:rPr>
              <w:bCs/>
              <w:iCs/>
              <w:lang w:val="en-US"/>
            </w:rPr>
            <w:delText xml:space="preserve">; </w:delText>
          </w:r>
          <w:r w:rsidRPr="0053685E" w:rsidDel="006E63F3">
            <w:rPr>
              <w:b/>
              <w:iCs/>
              <w:lang w:val="en-US"/>
              <w:rPrChange w:id="958" w:author="Ricardo Almeida" w:date="2022-06-16T19:19:00Z">
                <w:rPr>
                  <w:iCs/>
                  <w:lang w:val="en-US"/>
                </w:rPr>
              </w:rPrChange>
            </w:rPr>
            <w:delText>(ii)</w:delText>
          </w:r>
        </w:del>
      </w:ins>
      <w:ins w:id="959" w:author="Mariana Gil" w:date="2022-04-15T19:03:00Z">
        <w:del w:id="960" w:author="Ricardo Almeida" w:date="2022-06-02T19:31:00Z">
          <w:r w:rsidR="00996339" w:rsidRPr="0053685E" w:rsidDel="006E63F3">
            <w:rPr>
              <w:b/>
              <w:iCs/>
              <w:lang w:val="en-US"/>
              <w:rPrChange w:id="961" w:author="Ricardo Almeida" w:date="2022-06-16T19:19:00Z">
                <w:rPr>
                  <w:iCs/>
                  <w:lang w:val="en-US"/>
                </w:rPr>
              </w:rPrChange>
            </w:rPr>
            <w:delText xml:space="preserve"> </w:delText>
          </w:r>
          <w:r w:rsidR="00996339" w:rsidRPr="0053685E" w:rsidDel="006E63F3">
            <w:rPr>
              <w:bCs/>
              <w:iCs/>
              <w:lang w:val="en-US"/>
            </w:rPr>
            <w:delText xml:space="preserve">The second cluster contains 36% of clients, mostly female, </w:delText>
          </w:r>
        </w:del>
      </w:ins>
      <w:ins w:id="962" w:author="Mariana Gil" w:date="2022-04-15T19:04:00Z">
        <w:del w:id="963" w:author="Ricardo Almeida" w:date="2022-06-02T19:31:00Z">
          <w:r w:rsidR="00996339" w:rsidRPr="0053685E" w:rsidDel="006E63F3">
            <w:rPr>
              <w:bCs/>
              <w:iCs/>
              <w:lang w:val="en-US"/>
            </w:rPr>
            <w:delText xml:space="preserve">and have the highest number of reward points. This group gives the highest ratings </w:delText>
          </w:r>
        </w:del>
      </w:ins>
      <w:ins w:id="964" w:author="Mariana Gil" w:date="2022-04-15T19:05:00Z">
        <w:del w:id="965" w:author="Ricardo Almeida" w:date="2022-06-02T19:31:00Z">
          <w:r w:rsidR="00996339" w:rsidRPr="0053685E" w:rsidDel="006E63F3">
            <w:rPr>
              <w:bCs/>
              <w:iCs/>
              <w:lang w:val="en-US"/>
            </w:rPr>
            <w:delText>to all services, except for price quality</w:delText>
          </w:r>
        </w:del>
      </w:ins>
      <w:ins w:id="966" w:author="Mariana Gil" w:date="2022-04-15T18:53:00Z">
        <w:del w:id="967" w:author="Ricardo Almeida" w:date="2022-06-02T19:31:00Z">
          <w:r w:rsidRPr="0053685E" w:rsidDel="006E63F3">
            <w:rPr>
              <w:bCs/>
              <w:iCs/>
              <w:lang w:val="en-US"/>
            </w:rPr>
            <w:delText xml:space="preserve">; </w:delText>
          </w:r>
          <w:r w:rsidRPr="0053685E" w:rsidDel="006E63F3">
            <w:rPr>
              <w:b/>
              <w:iCs/>
              <w:lang w:val="en-US"/>
              <w:rPrChange w:id="968" w:author="Ricardo Almeida" w:date="2022-06-16T19:19:00Z">
                <w:rPr>
                  <w:iCs/>
                  <w:lang w:val="en-US"/>
                </w:rPr>
              </w:rPrChange>
            </w:rPr>
            <w:delText xml:space="preserve">(iii) </w:delText>
          </w:r>
        </w:del>
      </w:ins>
      <w:ins w:id="969" w:author="Mariana Gil" w:date="2022-04-15T19:05:00Z">
        <w:del w:id="970" w:author="Ricardo Almeida" w:date="2022-06-02T19:31:00Z">
          <w:r w:rsidR="00C02585" w:rsidRPr="0053685E" w:rsidDel="006E63F3">
            <w:rPr>
              <w:bCs/>
              <w:iCs/>
              <w:lang w:val="en-US"/>
            </w:rPr>
            <w:delText xml:space="preserve">The last group contains 34% of clients, mostly female, and have the lowest number of reward points. </w:delText>
          </w:r>
        </w:del>
      </w:ins>
      <w:ins w:id="971" w:author="Mariana Gil" w:date="2022-04-15T19:06:00Z">
        <w:del w:id="972" w:author="Ricardo Almeida" w:date="2022-06-02T19:31:00Z">
          <w:r w:rsidR="00971855" w:rsidRPr="0053685E" w:rsidDel="006E63F3">
            <w:rPr>
              <w:bCs/>
              <w:iCs/>
              <w:lang w:val="en-US"/>
            </w:rPr>
            <w:delText>These clients give the lowest rates do catering and location, however, give the highest rates to price quality.</w:delText>
          </w:r>
        </w:del>
      </w:ins>
    </w:p>
    <w:p w14:paraId="7960A515" w14:textId="41B70DE8" w:rsidR="00CA417E" w:rsidRPr="0053685E" w:rsidDel="006E63F3" w:rsidRDefault="00CA417E" w:rsidP="00CA417E">
      <w:pPr>
        <w:rPr>
          <w:del w:id="973" w:author="Ricardo Almeida" w:date="2022-06-02T19:31:00Z"/>
          <w:lang w:val="en-US"/>
        </w:rPr>
      </w:pPr>
    </w:p>
    <w:p w14:paraId="16746420" w14:textId="3A61264E" w:rsidR="00CA417E" w:rsidRPr="0053685E" w:rsidDel="006E63F3" w:rsidRDefault="00FB283A" w:rsidP="00CA417E">
      <w:pPr>
        <w:pStyle w:val="Heading3"/>
        <w:numPr>
          <w:ilvl w:val="2"/>
          <w:numId w:val="4"/>
        </w:numPr>
        <w:rPr>
          <w:del w:id="974" w:author="Ricardo Almeida" w:date="2022-06-02T19:31:00Z"/>
          <w:lang w:val="en-US"/>
        </w:rPr>
      </w:pPr>
      <w:del w:id="975" w:author="Ricardo Almeida" w:date="2022-06-02T19:31:00Z">
        <w:r w:rsidRPr="0053685E" w:rsidDel="006E63F3">
          <w:rPr>
            <w:lang w:val="en-US"/>
          </w:rPr>
          <w:delText xml:space="preserve">Customer </w:delText>
        </w:r>
        <w:r w:rsidR="001176BA" w:rsidRPr="0053685E" w:rsidDel="006E63F3">
          <w:rPr>
            <w:lang w:val="en-US"/>
          </w:rPr>
          <w:delText>Retention</w:delText>
        </w:r>
      </w:del>
      <w:ins w:id="976" w:author="Mariana Gil" w:date="2022-04-15T19:11:00Z">
        <w:del w:id="977" w:author="Ricardo Almeida" w:date="2022-06-02T19:31:00Z">
          <w:r w:rsidR="00567B0E" w:rsidRPr="0053685E" w:rsidDel="006E63F3">
            <w:rPr>
              <w:lang w:val="en-US"/>
            </w:rPr>
            <w:delText xml:space="preserve"> (</w:delText>
          </w:r>
          <w:r w:rsidR="00567B0E" w:rsidRPr="0053685E" w:rsidDel="006E63F3">
            <w:rPr>
              <w:lang w:val="en-US"/>
              <w:rPrChange w:id="978" w:author="Ricardo Almeida" w:date="2022-06-16T19:19:00Z">
                <w:rPr>
                  <w:lang w:val="en-US"/>
                </w:rPr>
              </w:rPrChange>
            </w:rPr>
            <w:fldChar w:fldCharType="begin"/>
          </w:r>
          <w:r w:rsidR="00567B0E" w:rsidRPr="0053685E" w:rsidDel="006E63F3">
            <w:rPr>
              <w:lang w:val="en-US"/>
            </w:rPr>
            <w:delInstrText xml:space="preserve"> REF _Ref100942303 \h </w:delInstrText>
          </w:r>
        </w:del>
      </w:ins>
      <w:r w:rsidR="0053685E">
        <w:rPr>
          <w:lang w:val="en-US"/>
        </w:rPr>
        <w:instrText xml:space="preserve"> \* MERGEFORMAT </w:instrText>
      </w:r>
      <w:del w:id="979" w:author="Ricardo Almeida" w:date="2022-06-02T19:31:00Z">
        <w:r w:rsidR="00567B0E" w:rsidRPr="001D0EC0" w:rsidDel="006E63F3">
          <w:rPr>
            <w:lang w:val="en-US"/>
          </w:rPr>
        </w:r>
        <w:r w:rsidR="00567B0E" w:rsidRPr="0053685E" w:rsidDel="006E63F3">
          <w:rPr>
            <w:lang w:val="en-US"/>
            <w:rPrChange w:id="980" w:author="Ricardo Almeida" w:date="2022-06-16T19:19:00Z">
              <w:rPr>
                <w:lang w:val="en-US"/>
              </w:rPr>
            </w:rPrChange>
          </w:rPr>
          <w:fldChar w:fldCharType="separate"/>
        </w:r>
      </w:del>
      <w:ins w:id="981" w:author="Mariana Gil" w:date="2022-04-15T19:11:00Z">
        <w:del w:id="982" w:author="Ricardo Almeida" w:date="2022-06-02T19:31:00Z">
          <w:r w:rsidR="00567B0E" w:rsidRPr="0053685E" w:rsidDel="006E63F3">
            <w:rPr>
              <w:lang w:val="en-GB"/>
              <w:rPrChange w:id="983" w:author="Ricardo Almeida" w:date="2022-06-16T19:19:00Z">
                <w:rPr/>
              </w:rPrChange>
            </w:rPr>
            <w:delText>Figure</w:delText>
          </w:r>
          <w:r w:rsidR="00567B0E" w:rsidRPr="0053685E" w:rsidDel="006E63F3">
            <w:rPr>
              <w:lang w:val="en-GB"/>
            </w:rPr>
            <w:delText>s</w:delText>
          </w:r>
          <w:r w:rsidR="00567B0E" w:rsidRPr="0053685E" w:rsidDel="006E63F3">
            <w:rPr>
              <w:lang w:val="en-GB"/>
              <w:rPrChange w:id="984" w:author="Ricardo Almeida" w:date="2022-06-16T19:19:00Z">
                <w:rPr/>
              </w:rPrChange>
            </w:rPr>
            <w:delText xml:space="preserve"> </w:delText>
          </w:r>
          <w:r w:rsidR="00567B0E" w:rsidRPr="0053685E" w:rsidDel="006E63F3">
            <w:rPr>
              <w:noProof/>
              <w:lang w:val="en-GB"/>
              <w:rPrChange w:id="985" w:author="Ricardo Almeida" w:date="2022-06-16T19:19:00Z">
                <w:rPr>
                  <w:noProof/>
                </w:rPr>
              </w:rPrChange>
            </w:rPr>
            <w:delText>32</w:delText>
          </w:r>
          <w:r w:rsidR="00567B0E" w:rsidRPr="0053685E" w:rsidDel="006E63F3">
            <w:rPr>
              <w:lang w:val="en-US"/>
              <w:rPrChange w:id="986" w:author="Ricardo Almeida" w:date="2022-06-16T19:19:00Z">
                <w:rPr>
                  <w:lang w:val="en-US"/>
                </w:rPr>
              </w:rPrChange>
            </w:rPr>
            <w:fldChar w:fldCharType="end"/>
          </w:r>
          <w:r w:rsidR="00567B0E" w:rsidRPr="0053685E" w:rsidDel="006E63F3">
            <w:rPr>
              <w:lang w:val="en-US"/>
            </w:rPr>
            <w:delText>-35)</w:delText>
          </w:r>
        </w:del>
      </w:ins>
      <w:del w:id="987" w:author="Ricardo Almeida" w:date="2022-06-02T19:31:00Z">
        <w:r w:rsidR="00102168" w:rsidRPr="0053685E" w:rsidDel="006E63F3">
          <w:rPr>
            <w:lang w:val="en-US"/>
          </w:rPr>
          <w:delText xml:space="preserve">: </w:delText>
        </w:r>
      </w:del>
      <w:ins w:id="988" w:author="Mariana Gil" w:date="2022-04-15T19:07:00Z">
        <w:del w:id="989" w:author="Ricardo Almeida" w:date="2022-06-02T19:31:00Z">
          <w:r w:rsidR="00E26989" w:rsidRPr="0053685E" w:rsidDel="006E63F3">
            <w:rPr>
              <w:b w:val="0"/>
              <w:bCs/>
              <w:i w:val="0"/>
              <w:iCs/>
              <w:lang w:val="en-US"/>
            </w:rPr>
            <w:delText>The team identified three distinct groups of customers regarding their retention level.</w:delText>
          </w:r>
        </w:del>
      </w:ins>
      <w:ins w:id="990" w:author="Mariana Gil" w:date="2022-04-15T19:30:00Z">
        <w:del w:id="991" w:author="Ricardo Almeida" w:date="2022-06-02T19:31:00Z">
          <w:r w:rsidR="004C7CBC" w:rsidRPr="0053685E" w:rsidDel="006E63F3">
            <w:rPr>
              <w:b w:val="0"/>
              <w:bCs/>
              <w:i w:val="0"/>
              <w:iCs/>
              <w:lang w:val="en-US"/>
            </w:rPr>
            <w:delText xml:space="preserve"> </w:delText>
          </w:r>
        </w:del>
      </w:ins>
      <w:ins w:id="992" w:author="Mariana Gil" w:date="2022-04-15T19:46:00Z">
        <w:del w:id="993" w:author="Ricardo Almeida" w:date="2022-06-02T19:31:00Z">
          <w:r w:rsidR="00E6191F" w:rsidRPr="0053685E" w:rsidDel="006E63F3">
            <w:rPr>
              <w:b w:val="0"/>
              <w:bCs/>
              <w:i w:val="0"/>
              <w:iCs/>
              <w:lang w:val="en-US"/>
            </w:rPr>
            <w:delText>The variables considered were ‘Churn’, ‘Longevity’ and ‘</w:delText>
          </w:r>
          <w:r w:rsidR="003D5C4C" w:rsidRPr="0053685E" w:rsidDel="006E63F3">
            <w:rPr>
              <w:b w:val="0"/>
              <w:bCs/>
              <w:i w:val="0"/>
              <w:iCs/>
              <w:lang w:val="en-US"/>
            </w:rPr>
            <w:delText>satisfaction_avg’. Even though the variable ‘satisfaction_avg’ is calculated from the variab</w:delText>
          </w:r>
        </w:del>
      </w:ins>
      <w:ins w:id="994" w:author="Mariana Gil" w:date="2022-04-15T19:47:00Z">
        <w:del w:id="995" w:author="Ricardo Almeida" w:date="2022-06-02T19:31:00Z">
          <w:r w:rsidR="003D5C4C" w:rsidRPr="0053685E" w:rsidDel="006E63F3">
            <w:rPr>
              <w:b w:val="0"/>
              <w:bCs/>
              <w:i w:val="0"/>
              <w:iCs/>
              <w:lang w:val="en-US"/>
            </w:rPr>
            <w:delText>les used in the customer satisfaction level clusters, the team found some good results and therefore has kept this perspective.</w:delText>
          </w:r>
        </w:del>
      </w:ins>
      <w:ins w:id="996" w:author="Mariana Gil" w:date="2022-04-15T19:46:00Z">
        <w:del w:id="997" w:author="Ricardo Almeida" w:date="2022-06-02T19:31:00Z">
          <w:r w:rsidR="00E6191F" w:rsidRPr="0053685E" w:rsidDel="006E63F3">
            <w:rPr>
              <w:b w:val="0"/>
              <w:bCs/>
              <w:i w:val="0"/>
              <w:iCs/>
              <w:lang w:val="en-US"/>
            </w:rPr>
            <w:delText xml:space="preserve"> </w:delText>
          </w:r>
        </w:del>
      </w:ins>
      <w:del w:id="998" w:author="Ricardo Almeida" w:date="2022-06-02T19:31:00Z">
        <w:r w:rsidR="00102168" w:rsidRPr="0053685E" w:rsidDel="006E63F3">
          <w:rPr>
            <w:b w:val="0"/>
            <w:bCs/>
            <w:i w:val="0"/>
            <w:iCs/>
            <w:lang w:val="en-US"/>
          </w:rPr>
          <w:delText>xxxxx</w:delText>
        </w:r>
      </w:del>
    </w:p>
    <w:p w14:paraId="7FB379DB" w14:textId="7CEAD6A7" w:rsidR="00CA417E" w:rsidRPr="0053685E" w:rsidDel="006E63F3" w:rsidRDefault="002B25C1" w:rsidP="00CA417E">
      <w:pPr>
        <w:rPr>
          <w:del w:id="999" w:author="Ricardo Almeida" w:date="2022-06-02T19:31:00Z"/>
          <w:lang w:val="en-GB"/>
          <w:rPrChange w:id="1000" w:author="Ricardo Almeida" w:date="2022-06-16T19:19:00Z">
            <w:rPr>
              <w:del w:id="1001" w:author="Ricardo Almeida" w:date="2022-06-02T19:31:00Z"/>
              <w:lang w:val="en-US"/>
            </w:rPr>
          </w:rPrChange>
        </w:rPr>
      </w:pPr>
      <w:ins w:id="1002" w:author="Mariana Gil" w:date="2022-04-15T19:06:00Z">
        <w:del w:id="1003" w:author="Ricardo Almeida" w:date="2022-06-02T19:31:00Z">
          <w:r w:rsidRPr="0053685E" w:rsidDel="006E63F3">
            <w:rPr>
              <w:b/>
              <w:lang w:val="en-GB"/>
              <w:rPrChange w:id="1004" w:author="Ricardo Almeida" w:date="2022-06-16T19:19:00Z">
                <w:rPr>
                  <w:b/>
                  <w:lang w:val="en-US"/>
                </w:rPr>
              </w:rPrChange>
            </w:rPr>
            <w:delText>(i)</w:delText>
          </w:r>
          <w:r w:rsidRPr="0053685E" w:rsidDel="006E63F3">
            <w:rPr>
              <w:b/>
              <w:i/>
              <w:iCs/>
              <w:lang w:val="en-GB"/>
              <w:rPrChange w:id="1005" w:author="Ricardo Almeida" w:date="2022-06-16T19:19:00Z">
                <w:rPr>
                  <w:b/>
                  <w:i/>
                  <w:iCs/>
                  <w:lang w:val="en-US"/>
                </w:rPr>
              </w:rPrChange>
            </w:rPr>
            <w:delText xml:space="preserve"> </w:delText>
          </w:r>
        </w:del>
      </w:ins>
      <w:ins w:id="1006" w:author="Mariana Gil" w:date="2022-04-15T19:31:00Z">
        <w:del w:id="1007" w:author="Ricardo Almeida" w:date="2022-06-02T19:31:00Z">
          <w:r w:rsidR="004C7CBC" w:rsidRPr="0053685E" w:rsidDel="006E63F3">
            <w:rPr>
              <w:bCs/>
              <w:lang w:val="en-GB"/>
              <w:rPrChange w:id="1008" w:author="Ricardo Almeida" w:date="2022-06-16T19:19:00Z">
                <w:rPr>
                  <w:bCs/>
                </w:rPr>
              </w:rPrChange>
            </w:rPr>
            <w:delText xml:space="preserve">The first group </w:delText>
          </w:r>
          <w:r w:rsidR="001247FD" w:rsidRPr="0053685E" w:rsidDel="006E63F3">
            <w:rPr>
              <w:bCs/>
              <w:lang w:val="en-GB"/>
            </w:rPr>
            <w:delText>contains</w:delText>
          </w:r>
          <w:r w:rsidR="004C7CBC" w:rsidRPr="0053685E" w:rsidDel="006E63F3">
            <w:rPr>
              <w:bCs/>
              <w:lang w:val="en-GB"/>
              <w:rPrChange w:id="1009" w:author="Ricardo Almeida" w:date="2022-06-16T19:19:00Z">
                <w:rPr>
                  <w:bCs/>
                </w:rPr>
              </w:rPrChange>
            </w:rPr>
            <w:delText xml:space="preserve"> 18% of client</w:delText>
          </w:r>
          <w:r w:rsidR="004C7CBC" w:rsidRPr="0053685E" w:rsidDel="006E63F3">
            <w:rPr>
              <w:bCs/>
              <w:lang w:val="en-GB"/>
            </w:rPr>
            <w:delText>s</w:delText>
          </w:r>
        </w:del>
      </w:ins>
      <w:ins w:id="1010" w:author="Mariana Gil" w:date="2022-04-15T19:39:00Z">
        <w:del w:id="1011" w:author="Ricardo Almeida" w:date="2022-06-02T19:31:00Z">
          <w:r w:rsidR="00BB41B0" w:rsidRPr="0053685E" w:rsidDel="006E63F3">
            <w:rPr>
              <w:bCs/>
              <w:lang w:val="en-GB"/>
            </w:rPr>
            <w:delText>, largely female</w:delText>
          </w:r>
        </w:del>
      </w:ins>
      <w:ins w:id="1012" w:author="Mariana Gil" w:date="2022-04-15T19:40:00Z">
        <w:del w:id="1013" w:author="Ricardo Almeida" w:date="2022-06-02T19:31:00Z">
          <w:r w:rsidR="00BB41B0" w:rsidRPr="0053685E" w:rsidDel="006E63F3">
            <w:rPr>
              <w:bCs/>
              <w:lang w:val="en-GB"/>
            </w:rPr>
            <w:delText>, and presents low recency</w:delText>
          </w:r>
        </w:del>
      </w:ins>
      <w:ins w:id="1014" w:author="Mariana Gil" w:date="2022-04-15T19:39:00Z">
        <w:del w:id="1015" w:author="Ricardo Almeida" w:date="2022-06-02T19:31:00Z">
          <w:r w:rsidR="00BB41B0" w:rsidRPr="0053685E" w:rsidDel="006E63F3">
            <w:rPr>
              <w:bCs/>
              <w:lang w:val="en-GB"/>
            </w:rPr>
            <w:delText>. The majority of this group have</w:delText>
          </w:r>
        </w:del>
      </w:ins>
      <w:ins w:id="1016" w:author="Mariana Gil" w:date="2022-04-15T19:35:00Z">
        <w:del w:id="1017" w:author="Ricardo Almeida" w:date="2022-06-02T19:31:00Z">
          <w:r w:rsidR="001247FD" w:rsidRPr="0053685E" w:rsidDel="006E63F3">
            <w:rPr>
              <w:bCs/>
              <w:lang w:val="en-GB"/>
            </w:rPr>
            <w:delText xml:space="preserve"> no churn, nonetheless, the team detected a </w:delText>
          </w:r>
        </w:del>
      </w:ins>
      <w:ins w:id="1018" w:author="Mariana Gil" w:date="2022-04-15T19:36:00Z">
        <w:del w:id="1019" w:author="Ricardo Almeida" w:date="2022-06-02T19:31:00Z">
          <w:r w:rsidR="001247FD" w:rsidRPr="0053685E" w:rsidDel="006E63F3">
            <w:rPr>
              <w:bCs/>
              <w:lang w:val="en-GB"/>
            </w:rPr>
            <w:delText xml:space="preserve">few churn cases </w:delText>
          </w:r>
          <w:r w:rsidR="00BB41B0" w:rsidRPr="0053685E" w:rsidDel="006E63F3">
            <w:rPr>
              <w:bCs/>
              <w:lang w:val="en-GB"/>
            </w:rPr>
            <w:delText xml:space="preserve">that require </w:delText>
          </w:r>
        </w:del>
      </w:ins>
      <w:ins w:id="1020" w:author="Mariana Gil" w:date="2022-04-15T19:37:00Z">
        <w:del w:id="1021" w:author="Ricardo Almeida" w:date="2022-06-02T19:31:00Z">
          <w:r w:rsidR="00BB41B0" w:rsidRPr="0053685E" w:rsidDel="006E63F3">
            <w:rPr>
              <w:bCs/>
              <w:lang w:val="en-GB"/>
            </w:rPr>
            <w:delText>s</w:delText>
          </w:r>
        </w:del>
      </w:ins>
      <w:ins w:id="1022" w:author="Mariana Gil" w:date="2022-04-15T19:36:00Z">
        <w:del w:id="1023" w:author="Ricardo Almeida" w:date="2022-06-02T19:31:00Z">
          <w:r w:rsidR="00BB41B0" w:rsidRPr="0053685E" w:rsidDel="006E63F3">
            <w:rPr>
              <w:bCs/>
              <w:lang w:val="en-GB"/>
            </w:rPr>
            <w:delText>ome attention</w:delText>
          </w:r>
        </w:del>
      </w:ins>
      <w:ins w:id="1024" w:author="Mariana Gil" w:date="2022-04-15T19:06:00Z">
        <w:del w:id="1025" w:author="Ricardo Almeida" w:date="2022-06-02T19:31:00Z">
          <w:r w:rsidRPr="0053685E" w:rsidDel="006E63F3">
            <w:rPr>
              <w:bCs/>
              <w:iCs/>
              <w:lang w:val="en-GB"/>
              <w:rPrChange w:id="1026" w:author="Ricardo Almeida" w:date="2022-06-16T19:19:00Z">
                <w:rPr>
                  <w:bCs/>
                  <w:iCs/>
                  <w:lang w:val="en-US"/>
                </w:rPr>
              </w:rPrChange>
            </w:rPr>
            <w:delText xml:space="preserve">; </w:delText>
          </w:r>
          <w:r w:rsidRPr="0053685E" w:rsidDel="006E63F3">
            <w:rPr>
              <w:b/>
              <w:iCs/>
              <w:lang w:val="en-GB"/>
              <w:rPrChange w:id="1027" w:author="Ricardo Almeida" w:date="2022-06-16T19:19:00Z">
                <w:rPr>
                  <w:b/>
                  <w:iCs/>
                  <w:lang w:val="en-US"/>
                </w:rPr>
              </w:rPrChange>
            </w:rPr>
            <w:delText xml:space="preserve">(ii) </w:delText>
          </w:r>
        </w:del>
      </w:ins>
      <w:ins w:id="1028" w:author="Mariana Gil" w:date="2022-04-15T19:41:00Z">
        <w:del w:id="1029" w:author="Ricardo Almeida" w:date="2022-06-02T19:31:00Z">
          <w:r w:rsidR="00016557" w:rsidRPr="0053685E" w:rsidDel="006E63F3">
            <w:rPr>
              <w:bCs/>
              <w:iCs/>
              <w:lang w:val="en-GB"/>
            </w:rPr>
            <w:delText>The second group contains 50% of clients, mostly female, and presents</w:delText>
          </w:r>
          <w:r w:rsidR="009A0A9D" w:rsidRPr="0053685E" w:rsidDel="006E63F3">
            <w:rPr>
              <w:bCs/>
              <w:iCs/>
              <w:lang w:val="en-GB"/>
            </w:rPr>
            <w:delText xml:space="preserve"> high number of reward points</w:delText>
          </w:r>
        </w:del>
      </w:ins>
      <w:ins w:id="1030" w:author="Mariana Gil" w:date="2022-04-15T19:42:00Z">
        <w:del w:id="1031" w:author="Ricardo Almeida" w:date="2022-06-02T19:31:00Z">
          <w:r w:rsidR="009A0A9D" w:rsidRPr="0053685E" w:rsidDel="006E63F3">
            <w:rPr>
              <w:bCs/>
              <w:iCs/>
              <w:lang w:val="en-GB"/>
            </w:rPr>
            <w:delText>, as for recency</w:delText>
          </w:r>
        </w:del>
      </w:ins>
      <w:ins w:id="1032" w:author="Mariana Gil" w:date="2022-04-15T19:41:00Z">
        <w:del w:id="1033" w:author="Ricardo Almeida" w:date="2022-06-02T19:31:00Z">
          <w:r w:rsidR="009A0A9D" w:rsidRPr="0053685E" w:rsidDel="006E63F3">
            <w:rPr>
              <w:bCs/>
              <w:iCs/>
              <w:lang w:val="en-GB"/>
            </w:rPr>
            <w:delText>. This group has no churn cases</w:delText>
          </w:r>
        </w:del>
      </w:ins>
      <w:ins w:id="1034" w:author="Mariana Gil" w:date="2022-04-15T19:42:00Z">
        <w:del w:id="1035" w:author="Ricardo Almeida" w:date="2022-06-02T19:31:00Z">
          <w:r w:rsidR="009A0A9D" w:rsidRPr="0053685E" w:rsidDel="006E63F3">
            <w:rPr>
              <w:bCs/>
              <w:iCs/>
              <w:lang w:val="en-GB"/>
            </w:rPr>
            <w:delText>.</w:delText>
          </w:r>
          <w:r w:rsidR="00EE6F68" w:rsidRPr="0053685E" w:rsidDel="006E63F3">
            <w:rPr>
              <w:bCs/>
              <w:iCs/>
              <w:lang w:val="en-GB"/>
            </w:rPr>
            <w:delText xml:space="preserve"> It is worth mentioning that the satisfaction level is high for this group</w:delText>
          </w:r>
        </w:del>
      </w:ins>
      <w:ins w:id="1036" w:author="Mariana Gil" w:date="2022-04-15T19:06:00Z">
        <w:del w:id="1037" w:author="Ricardo Almeida" w:date="2022-06-02T19:31:00Z">
          <w:r w:rsidRPr="0053685E" w:rsidDel="006E63F3">
            <w:rPr>
              <w:bCs/>
              <w:iCs/>
              <w:lang w:val="en-GB"/>
              <w:rPrChange w:id="1038" w:author="Ricardo Almeida" w:date="2022-06-16T19:19:00Z">
                <w:rPr>
                  <w:bCs/>
                  <w:iCs/>
                  <w:lang w:val="en-US"/>
                </w:rPr>
              </w:rPrChange>
            </w:rPr>
            <w:delText xml:space="preserve">; </w:delText>
          </w:r>
          <w:r w:rsidRPr="0053685E" w:rsidDel="006E63F3">
            <w:rPr>
              <w:b/>
              <w:iCs/>
              <w:lang w:val="en-GB"/>
              <w:rPrChange w:id="1039" w:author="Ricardo Almeida" w:date="2022-06-16T19:19:00Z">
                <w:rPr>
                  <w:b/>
                  <w:iCs/>
                  <w:lang w:val="en-US"/>
                </w:rPr>
              </w:rPrChange>
            </w:rPr>
            <w:delText xml:space="preserve">(iii) </w:delText>
          </w:r>
        </w:del>
      </w:ins>
      <w:ins w:id="1040" w:author="Mariana Gil" w:date="2022-04-15T19:43:00Z">
        <w:del w:id="1041" w:author="Ricardo Almeida" w:date="2022-06-02T19:31:00Z">
          <w:r w:rsidR="000C5832" w:rsidRPr="0053685E" w:rsidDel="006E63F3">
            <w:rPr>
              <w:bCs/>
              <w:iCs/>
              <w:lang w:val="en-GB"/>
            </w:rPr>
            <w:delText xml:space="preserve">The last group contains 32% of clients, mostly male, and presents low reward points. This group is all churn, with high recency. </w:delText>
          </w:r>
        </w:del>
      </w:ins>
      <w:ins w:id="1042" w:author="Mariana Gil" w:date="2022-04-15T19:44:00Z">
        <w:del w:id="1043" w:author="Ricardo Almeida" w:date="2022-06-02T19:31:00Z">
          <w:r w:rsidR="000C5832" w:rsidRPr="0053685E" w:rsidDel="006E63F3">
            <w:rPr>
              <w:bCs/>
              <w:iCs/>
              <w:lang w:val="en-GB"/>
            </w:rPr>
            <w:delText>Additionally, the satisfaction level is the lowest.</w:delText>
          </w:r>
        </w:del>
      </w:ins>
    </w:p>
    <w:p w14:paraId="26876798" w14:textId="5839D2A9" w:rsidR="00CA417E" w:rsidRPr="0053685E" w:rsidDel="006E63F3" w:rsidRDefault="00CA417E" w:rsidP="00CA417E">
      <w:pPr>
        <w:rPr>
          <w:del w:id="1044" w:author="Ricardo Almeida" w:date="2022-06-02T19:31:00Z"/>
          <w:lang w:val="en-GB"/>
          <w:rPrChange w:id="1045" w:author="Ricardo Almeida" w:date="2022-06-16T19:19:00Z">
            <w:rPr>
              <w:del w:id="1046" w:author="Ricardo Almeida" w:date="2022-06-02T19:31:00Z"/>
              <w:lang w:val="en-US"/>
            </w:rPr>
          </w:rPrChange>
        </w:rPr>
      </w:pPr>
    </w:p>
    <w:p w14:paraId="30FA07DC" w14:textId="1E14DDF8" w:rsidR="00513773" w:rsidRPr="0053685E" w:rsidDel="006E63F3" w:rsidRDefault="00513773" w:rsidP="009875BB">
      <w:pPr>
        <w:pStyle w:val="Heading2"/>
        <w:numPr>
          <w:ilvl w:val="1"/>
          <w:numId w:val="4"/>
        </w:numPr>
        <w:ind w:left="641" w:hanging="357"/>
        <w:rPr>
          <w:ins w:id="1047" w:author="Mariana Gil" w:date="2022-04-15T19:47:00Z"/>
          <w:del w:id="1048" w:author="Ricardo Almeida" w:date="2022-06-02T19:31:00Z"/>
          <w:lang w:val="en-US"/>
        </w:rPr>
      </w:pPr>
      <w:del w:id="1049" w:author="Ricardo Almeida" w:date="2022-06-02T19:31:00Z">
        <w:r w:rsidRPr="0053685E" w:rsidDel="006E63F3">
          <w:rPr>
            <w:lang w:val="en-US"/>
          </w:rPr>
          <w:delText>Results</w:delText>
        </w:r>
      </w:del>
      <w:ins w:id="1050" w:author="Mariana Gil" w:date="2022-04-15T19:47:00Z">
        <w:del w:id="1051" w:author="Ricardo Almeida" w:date="2022-06-02T19:31:00Z">
          <w:r w:rsidR="00F94012" w:rsidRPr="0053685E" w:rsidDel="006E63F3">
            <w:rPr>
              <w:lang w:val="en-US"/>
            </w:rPr>
            <w:delText>Segmentation</w:delText>
          </w:r>
        </w:del>
      </w:ins>
    </w:p>
    <w:p w14:paraId="130964DD" w14:textId="687C82EA" w:rsidR="007C631E" w:rsidRPr="0053685E" w:rsidDel="006E63F3" w:rsidRDefault="00264BD7" w:rsidP="00964992">
      <w:pPr>
        <w:rPr>
          <w:ins w:id="1052" w:author="Mariana Gil" w:date="2022-04-15T20:06:00Z"/>
          <w:del w:id="1053" w:author="Ricardo Almeida" w:date="2022-06-02T19:31:00Z"/>
          <w:lang w:val="en-GB"/>
        </w:rPr>
      </w:pPr>
      <w:ins w:id="1054" w:author="Mariana Gil" w:date="2022-04-15T19:54:00Z">
        <w:del w:id="1055" w:author="Ricardo Almeida" w:date="2022-06-02T19:31:00Z">
          <w:r w:rsidRPr="0053685E" w:rsidDel="006E63F3">
            <w:rPr>
              <w:lang w:val="en-US"/>
            </w:rPr>
            <w:delText xml:space="preserve">The team proceeded to the concatenation of </w:delText>
          </w:r>
          <w:r w:rsidR="005037B4" w:rsidRPr="0053685E" w:rsidDel="006E63F3">
            <w:rPr>
              <w:lang w:val="en-US"/>
            </w:rPr>
            <w:delText>all perspecti</w:delText>
          </w:r>
        </w:del>
      </w:ins>
      <w:ins w:id="1056" w:author="Mariana Gil" w:date="2022-04-15T19:55:00Z">
        <w:del w:id="1057" w:author="Ricardo Almeida" w:date="2022-06-02T19:31:00Z">
          <w:r w:rsidR="005037B4" w:rsidRPr="0053685E" w:rsidDel="006E63F3">
            <w:rPr>
              <w:lang w:val="en-US"/>
            </w:rPr>
            <w:delText>ves</w:delText>
          </w:r>
        </w:del>
      </w:ins>
      <w:ins w:id="1058" w:author="Mariana Gil" w:date="2022-04-15T20:02:00Z">
        <w:del w:id="1059" w:author="Ricardo Almeida" w:date="2022-06-02T19:31:00Z">
          <w:r w:rsidR="00477005" w:rsidRPr="0053685E" w:rsidDel="006E63F3">
            <w:rPr>
              <w:lang w:val="en-US"/>
            </w:rPr>
            <w:delText>. To do this, for e</w:delText>
          </w:r>
        </w:del>
      </w:ins>
      <w:ins w:id="1060" w:author="Mariana Gil" w:date="2022-04-15T20:03:00Z">
        <w:del w:id="1061" w:author="Ricardo Almeida" w:date="2022-06-02T19:31:00Z">
          <w:r w:rsidR="00477005" w:rsidRPr="0053685E" w:rsidDel="006E63F3">
            <w:rPr>
              <w:lang w:val="en-US"/>
            </w:rPr>
            <w:delText>ach customer was applied a</w:delText>
          </w:r>
        </w:del>
      </w:ins>
      <w:ins w:id="1062" w:author="Mariana Gil" w:date="2022-04-15T20:05:00Z">
        <w:del w:id="1063" w:author="Ricardo Almeida" w:date="2022-06-02T19:31:00Z">
          <w:r w:rsidR="00091277" w:rsidRPr="0053685E" w:rsidDel="006E63F3">
            <w:rPr>
              <w:lang w:val="en-US"/>
            </w:rPr>
            <w:delText>n ID</w:delText>
          </w:r>
        </w:del>
      </w:ins>
      <w:ins w:id="1064" w:author="Mariana Gil" w:date="2022-04-15T20:03:00Z">
        <w:del w:id="1065" w:author="Ricardo Almeida" w:date="2022-06-02T19:31:00Z">
          <w:r w:rsidR="00477005" w:rsidRPr="0053685E" w:rsidDel="006E63F3">
            <w:rPr>
              <w:lang w:val="en-US"/>
            </w:rPr>
            <w:delText xml:space="preserve"> </w:delText>
          </w:r>
        </w:del>
      </w:ins>
      <w:ins w:id="1066" w:author="Mariana Gil" w:date="2022-04-15T20:04:00Z">
        <w:del w:id="1067" w:author="Ricardo Almeida" w:date="2022-06-02T19:31:00Z">
          <w:r w:rsidR="006B7847" w:rsidRPr="0053685E" w:rsidDel="006E63F3">
            <w:rPr>
              <w:lang w:val="en-US"/>
            </w:rPr>
            <w:delText>cod</w:delText>
          </w:r>
        </w:del>
      </w:ins>
      <w:ins w:id="1068" w:author="Mariana Gil" w:date="2022-04-15T20:05:00Z">
        <w:del w:id="1069" w:author="Ricardo Almeida" w:date="2022-06-02T19:31:00Z">
          <w:r w:rsidR="006B7847" w:rsidRPr="0053685E" w:rsidDel="006E63F3">
            <w:rPr>
              <w:lang w:val="en-US"/>
            </w:rPr>
            <w:delText>e</w:delText>
          </w:r>
        </w:del>
      </w:ins>
      <w:ins w:id="1070" w:author="Mariana Gil" w:date="2022-04-15T20:03:00Z">
        <w:del w:id="1071" w:author="Ricardo Almeida" w:date="2022-06-02T19:31:00Z">
          <w:r w:rsidR="00477005" w:rsidRPr="0053685E" w:rsidDel="006E63F3">
            <w:rPr>
              <w:lang w:val="en-US"/>
            </w:rPr>
            <w:delText xml:space="preserve"> corresponding to the union of the clusters, </w:delText>
          </w:r>
          <w:r w:rsidR="00477005" w:rsidRPr="0053685E" w:rsidDel="006E63F3">
            <w:rPr>
              <w:i/>
              <w:iCs/>
              <w:lang w:val="en-US"/>
            </w:rPr>
            <w:delText>eg</w:delText>
          </w:r>
        </w:del>
      </w:ins>
      <w:ins w:id="1072" w:author="Mariana Gil" w:date="2022-04-15T20:04:00Z">
        <w:del w:id="1073" w:author="Ricardo Almeida" w:date="2022-06-02T19:31:00Z">
          <w:r w:rsidR="00552A22" w:rsidRPr="0053685E" w:rsidDel="006E63F3">
            <w:rPr>
              <w:i/>
              <w:iCs/>
              <w:lang w:val="en-US"/>
            </w:rPr>
            <w:delText>,</w:delText>
          </w:r>
        </w:del>
      </w:ins>
      <w:ins w:id="1074" w:author="Mariana Gil" w:date="2022-04-15T20:03:00Z">
        <w:del w:id="1075" w:author="Ricardo Almeida" w:date="2022-06-02T19:31:00Z">
          <w:r w:rsidR="00477005" w:rsidRPr="0053685E" w:rsidDel="006E63F3">
            <w:rPr>
              <w:lang w:val="en-GB"/>
              <w:rPrChange w:id="1076" w:author="Ricardo Almeida" w:date="2022-06-16T19:19:00Z">
                <w:rPr/>
              </w:rPrChange>
            </w:rPr>
            <w:delText xml:space="preserve"> </w:delText>
          </w:r>
          <w:r w:rsidR="00477005" w:rsidRPr="0053685E" w:rsidDel="006E63F3">
            <w:rPr>
              <w:lang w:val="en-GB"/>
            </w:rPr>
            <w:delText xml:space="preserve">“101” (Cluster 1 in customer characteristics + Cluster 0 in customer satisfaction </w:delText>
          </w:r>
        </w:del>
      </w:ins>
      <w:ins w:id="1077" w:author="Mariana Gil" w:date="2022-04-15T20:04:00Z">
        <w:del w:id="1078" w:author="Ricardo Almeida" w:date="2022-06-02T19:31:00Z">
          <w:r w:rsidR="00477005" w:rsidRPr="0053685E" w:rsidDel="006E63F3">
            <w:rPr>
              <w:lang w:val="en-GB"/>
            </w:rPr>
            <w:delText>+</w:delText>
          </w:r>
        </w:del>
      </w:ins>
      <w:ins w:id="1079" w:author="Mariana Gil" w:date="2022-04-15T20:01:00Z">
        <w:del w:id="1080" w:author="Ricardo Almeida" w:date="2022-06-02T19:31:00Z">
          <w:r w:rsidR="00477005" w:rsidRPr="0053685E" w:rsidDel="006E63F3">
            <w:rPr>
              <w:lang w:val="en-US"/>
            </w:rPr>
            <w:delText xml:space="preserve"> </w:delText>
          </w:r>
        </w:del>
      </w:ins>
      <w:ins w:id="1081" w:author="Mariana Gil" w:date="2022-04-15T20:04:00Z">
        <w:del w:id="1082" w:author="Ricardo Almeida" w:date="2022-06-02T19:31:00Z">
          <w:r w:rsidR="00477005" w:rsidRPr="0053685E" w:rsidDel="006E63F3">
            <w:rPr>
              <w:lang w:val="en-GB"/>
            </w:rPr>
            <w:delText>Cluster 1 in customer retention).</w:delText>
          </w:r>
        </w:del>
      </w:ins>
    </w:p>
    <w:p w14:paraId="64E694C6" w14:textId="41ED5B38" w:rsidR="007C631E" w:rsidRPr="0053685E" w:rsidDel="006E63F3" w:rsidRDefault="007C631E" w:rsidP="00964992">
      <w:pPr>
        <w:rPr>
          <w:ins w:id="1083" w:author="Mariana Gil" w:date="2022-04-15T20:06:00Z"/>
          <w:del w:id="1084" w:author="Ricardo Almeida" w:date="2022-06-02T19:31:00Z"/>
        </w:rPr>
      </w:pPr>
      <w:ins w:id="1085" w:author="Mariana Gil" w:date="2022-04-15T20:06:00Z">
        <w:del w:id="1086" w:author="Ricardo Almeida" w:date="2022-06-02T19:31:00Z">
          <w:r w:rsidRPr="0053685E" w:rsidDel="006E63F3">
            <w:rPr>
              <w:rPrChange w:id="1087" w:author="Ricardo Almeida" w:date="2022-06-16T19:19:00Z">
                <w:rPr>
                  <w:lang w:val="en-GB"/>
                </w:rPr>
              </w:rPrChange>
            </w:rPr>
            <w:delText>FALAR DA TEORIA DO R</w:delText>
          </w:r>
          <w:r w:rsidRPr="0053685E" w:rsidDel="006E63F3">
            <w:delText>ICARDO</w:delText>
          </w:r>
        </w:del>
      </w:ins>
    </w:p>
    <w:p w14:paraId="2BB9F8FD" w14:textId="49D1543A" w:rsidR="007C631E" w:rsidRPr="0053685E" w:rsidDel="006E63F3" w:rsidRDefault="007C631E">
      <w:pPr>
        <w:rPr>
          <w:del w:id="1088" w:author="Ricardo Almeida" w:date="2022-06-02T19:31:00Z"/>
          <w:rPrChange w:id="1089" w:author="Ricardo Almeida" w:date="2022-06-16T19:19:00Z">
            <w:rPr>
              <w:del w:id="1090" w:author="Ricardo Almeida" w:date="2022-06-02T19:31:00Z"/>
              <w:lang w:val="en-US"/>
            </w:rPr>
          </w:rPrChange>
        </w:rPr>
        <w:pPrChange w:id="1091" w:author="Mariana Gil" w:date="2022-04-15T19:47:00Z">
          <w:pPr>
            <w:pStyle w:val="Heading2"/>
            <w:numPr>
              <w:ilvl w:val="1"/>
              <w:numId w:val="4"/>
            </w:numPr>
            <w:ind w:left="641" w:hanging="357"/>
          </w:pPr>
        </w:pPrChange>
      </w:pPr>
    </w:p>
    <w:p w14:paraId="5D5793EE" w14:textId="7E990996" w:rsidR="00AA4D84" w:rsidRPr="0053685E" w:rsidDel="006E63F3" w:rsidRDefault="00AA4D84" w:rsidP="00AA4D84">
      <w:pPr>
        <w:rPr>
          <w:del w:id="1092" w:author="Ricardo Almeida" w:date="2022-06-02T19:31:00Z"/>
          <w:rPrChange w:id="1093" w:author="Ricardo Almeida" w:date="2022-06-16T19:19:00Z">
            <w:rPr>
              <w:del w:id="1094" w:author="Ricardo Almeida" w:date="2022-06-02T19:31:00Z"/>
              <w:lang w:val="en-US"/>
            </w:rPr>
          </w:rPrChange>
        </w:rPr>
      </w:pPr>
    </w:p>
    <w:p w14:paraId="473A2BD8" w14:textId="6DC37C83" w:rsidR="00513773" w:rsidRPr="0053685E" w:rsidRDefault="00853446">
      <w:pPr>
        <w:rPr>
          <w:lang w:val="en-US"/>
        </w:rPr>
        <w:pPrChange w:id="1095" w:author="Ricardo Almeida" w:date="2022-06-02T19:31:00Z">
          <w:pPr>
            <w:pStyle w:val="Heading2"/>
            <w:numPr>
              <w:ilvl w:val="1"/>
              <w:numId w:val="4"/>
            </w:numPr>
            <w:ind w:left="641" w:hanging="357"/>
          </w:pPr>
        </w:pPrChange>
      </w:pPr>
      <w:del w:id="1096" w:author="Ricardo Almeida" w:date="2022-06-02T19:31:00Z">
        <w:r w:rsidRPr="0053685E" w:rsidDel="006E63F3">
          <w:rPr>
            <w:lang w:val="en-US"/>
          </w:rPr>
          <w:delText>Marketing Plan</w:delText>
        </w:r>
      </w:del>
    </w:p>
    <w:p w14:paraId="4255AC95" w14:textId="2EAB8FC6" w:rsidR="00A66397" w:rsidRPr="0053685E" w:rsidRDefault="00A66397" w:rsidP="00A66397">
      <w:pPr>
        <w:pStyle w:val="Heading1"/>
        <w:numPr>
          <w:ilvl w:val="0"/>
          <w:numId w:val="4"/>
        </w:numPr>
        <w:ind w:left="357" w:hanging="357"/>
        <w:rPr>
          <w:ins w:id="1097" w:author="Ricardo Almeida" w:date="2022-06-02T19:26:00Z"/>
          <w:lang w:val="en-US"/>
        </w:rPr>
      </w:pPr>
      <w:bookmarkStart w:id="1098" w:name="_Toc106290112"/>
      <w:ins w:id="1099" w:author="Ricardo Almeida" w:date="2022-06-02T19:26:00Z">
        <w:r w:rsidRPr="0053685E">
          <w:rPr>
            <w:lang w:val="en-US"/>
          </w:rPr>
          <w:t>Modelling</w:t>
        </w:r>
        <w:bookmarkEnd w:id="1098"/>
      </w:ins>
    </w:p>
    <w:p w14:paraId="521C2DAA" w14:textId="77777777" w:rsidR="00A66397" w:rsidRPr="0053685E" w:rsidRDefault="00A66397" w:rsidP="00A66397">
      <w:pPr>
        <w:rPr>
          <w:ins w:id="1100" w:author="Ricardo Almeida" w:date="2022-06-02T19:26:00Z"/>
          <w:lang w:val="en-US"/>
        </w:rPr>
      </w:pPr>
    </w:p>
    <w:p w14:paraId="207C8B21" w14:textId="133CF6BE" w:rsidR="00A66397" w:rsidRPr="0053685E" w:rsidRDefault="00A66397" w:rsidP="00A66397">
      <w:pPr>
        <w:pStyle w:val="Heading1"/>
        <w:numPr>
          <w:ilvl w:val="0"/>
          <w:numId w:val="4"/>
        </w:numPr>
        <w:ind w:left="357" w:hanging="357"/>
        <w:rPr>
          <w:ins w:id="1101" w:author="Ricardo Almeida" w:date="2022-06-02T19:26:00Z"/>
          <w:lang w:val="en-US"/>
        </w:rPr>
      </w:pPr>
      <w:bookmarkStart w:id="1102" w:name="_Toc106290113"/>
      <w:ins w:id="1103" w:author="Ricardo Almeida" w:date="2022-06-02T19:26:00Z">
        <w:r w:rsidRPr="0053685E">
          <w:rPr>
            <w:lang w:val="en-US"/>
          </w:rPr>
          <w:t>Perfo</w:t>
        </w:r>
        <w:r w:rsidR="009B6839" w:rsidRPr="0053685E">
          <w:rPr>
            <w:lang w:val="en-US"/>
          </w:rPr>
          <w:t>r</w:t>
        </w:r>
        <w:r w:rsidRPr="0053685E">
          <w:rPr>
            <w:lang w:val="en-US"/>
          </w:rPr>
          <w:t>mance Assessment</w:t>
        </w:r>
        <w:bookmarkEnd w:id="1102"/>
      </w:ins>
    </w:p>
    <w:p w14:paraId="02DB2BA8" w14:textId="65D71366" w:rsidR="00A66397" w:rsidRPr="0053685E" w:rsidRDefault="00A66397">
      <w:pPr>
        <w:rPr>
          <w:ins w:id="1104" w:author="Ricardo Almeida" w:date="2022-06-02T19:26:00Z"/>
          <w:lang w:val="en-US"/>
        </w:rPr>
        <w:pPrChange w:id="1105" w:author="Ricardo Almeida" w:date="2022-06-02T19:26:00Z">
          <w:pPr>
            <w:pStyle w:val="Heading1"/>
            <w:numPr>
              <w:numId w:val="4"/>
            </w:numPr>
            <w:ind w:left="357" w:hanging="357"/>
          </w:pPr>
        </w:pPrChange>
      </w:pPr>
    </w:p>
    <w:p w14:paraId="151A9ABD" w14:textId="5C15E0C1" w:rsidR="006366E3" w:rsidRPr="0053685E" w:rsidRDefault="006366E3" w:rsidP="009875BB">
      <w:pPr>
        <w:pStyle w:val="Heading1"/>
        <w:numPr>
          <w:ilvl w:val="0"/>
          <w:numId w:val="4"/>
        </w:numPr>
        <w:ind w:left="357" w:hanging="357"/>
        <w:rPr>
          <w:lang w:val="en-US"/>
        </w:rPr>
      </w:pPr>
      <w:bookmarkStart w:id="1106" w:name="_Toc106290114"/>
      <w:r w:rsidRPr="0053685E">
        <w:rPr>
          <w:lang w:val="en-US"/>
        </w:rPr>
        <w:t>Conclusion</w:t>
      </w:r>
      <w:ins w:id="1107" w:author="Ricardo Almeida" w:date="2022-06-02T19:26:00Z">
        <w:r w:rsidR="009B6839" w:rsidRPr="0053685E">
          <w:rPr>
            <w:lang w:val="en-US"/>
          </w:rPr>
          <w:t>s</w:t>
        </w:r>
      </w:ins>
      <w:bookmarkEnd w:id="1106"/>
    </w:p>
    <w:p w14:paraId="00B8E5EA" w14:textId="28B5E861" w:rsidR="00D42F4C" w:rsidRPr="0053685E" w:rsidRDefault="00D42F4C" w:rsidP="00D42F4C">
      <w:pPr>
        <w:rPr>
          <w:lang w:val="en-US"/>
        </w:rPr>
      </w:pPr>
      <w:r w:rsidRPr="0053685E">
        <w:rPr>
          <w:lang w:val="en-US"/>
        </w:rPr>
        <w:t>Briefly summarize the important results and conclusions presented in the paper. What are the most important points illustrated by your work? How will your results improve future research and applications in the area?</w:t>
      </w:r>
    </w:p>
    <w:p w14:paraId="65A0A6BB" w14:textId="5F293770" w:rsidR="005F5EC7" w:rsidRPr="0053685E" w:rsidRDefault="005F5EC7">
      <w:pPr>
        <w:spacing w:after="160" w:line="259" w:lineRule="auto"/>
        <w:jc w:val="left"/>
        <w:rPr>
          <w:lang w:val="en-US"/>
        </w:rPr>
      </w:pPr>
      <w:r w:rsidRPr="0053685E">
        <w:rPr>
          <w:lang w:val="en-US"/>
        </w:rPr>
        <w:br w:type="page"/>
      </w:r>
    </w:p>
    <w:p w14:paraId="360F136E" w14:textId="6529DDF2" w:rsidR="006366E3" w:rsidRPr="0053685E" w:rsidRDefault="006366E3" w:rsidP="009875BB">
      <w:pPr>
        <w:pStyle w:val="Heading1"/>
        <w:numPr>
          <w:ilvl w:val="0"/>
          <w:numId w:val="4"/>
        </w:numPr>
        <w:ind w:left="357" w:hanging="357"/>
        <w:rPr>
          <w:lang w:val="en-US"/>
        </w:rPr>
      </w:pPr>
      <w:bookmarkStart w:id="1108" w:name="_Toc106290115"/>
      <w:r w:rsidRPr="0053685E">
        <w:rPr>
          <w:lang w:val="en-US"/>
        </w:rPr>
        <w:lastRenderedPageBreak/>
        <w:t>Bibliography</w:t>
      </w:r>
      <w:bookmarkEnd w:id="1108"/>
    </w:p>
    <w:p w14:paraId="157B8130" w14:textId="7E7712A7" w:rsidR="005D2294" w:rsidRPr="0053685E" w:rsidRDefault="005D2294" w:rsidP="005235D6">
      <w:pPr>
        <w:pStyle w:val="NormalWeb"/>
        <w:numPr>
          <w:ilvl w:val="0"/>
          <w:numId w:val="6"/>
        </w:numPr>
        <w:spacing w:line="360" w:lineRule="auto"/>
        <w:rPr>
          <w:rFonts w:ascii="Arial" w:hAnsi="Arial" w:cs="Arial"/>
          <w:sz w:val="20"/>
          <w:szCs w:val="20"/>
        </w:rPr>
      </w:pPr>
      <w:bookmarkStart w:id="1109" w:name="_Hlk100514613"/>
      <w:r w:rsidRPr="0053685E">
        <w:rPr>
          <w:rFonts w:ascii="Arial" w:hAnsi="Arial" w:cs="Arial"/>
          <w:sz w:val="20"/>
          <w:szCs w:val="20"/>
        </w:rPr>
        <w:t xml:space="preserve">James, G., Witten, D., Hastie, T. J., &amp; Tibshirani, R. J. (2017). </w:t>
      </w:r>
      <w:r w:rsidRPr="0053685E">
        <w:rPr>
          <w:rFonts w:ascii="Arial" w:hAnsi="Arial" w:cs="Arial"/>
          <w:i/>
          <w:iCs/>
          <w:sz w:val="20"/>
          <w:szCs w:val="20"/>
        </w:rPr>
        <w:t>An introduction to statistical learning: With applications in R</w:t>
      </w:r>
      <w:r w:rsidRPr="0053685E">
        <w:rPr>
          <w:rFonts w:ascii="Arial" w:hAnsi="Arial" w:cs="Arial"/>
          <w:sz w:val="20"/>
          <w:szCs w:val="20"/>
        </w:rPr>
        <w:t>. Springer</w:t>
      </w:r>
      <w:r w:rsidR="002615A1" w:rsidRPr="0053685E">
        <w:rPr>
          <w:rFonts w:ascii="Arial" w:hAnsi="Arial" w:cs="Arial"/>
          <w:sz w:val="20"/>
          <w:szCs w:val="20"/>
        </w:rPr>
        <w:t>;</w:t>
      </w:r>
    </w:p>
    <w:bookmarkEnd w:id="1109"/>
    <w:p w14:paraId="432CC2C0" w14:textId="51599A5D" w:rsidR="00523554" w:rsidRPr="0053685E" w:rsidRDefault="00523554" w:rsidP="005235D6">
      <w:pPr>
        <w:pStyle w:val="NormalWeb"/>
        <w:numPr>
          <w:ilvl w:val="0"/>
          <w:numId w:val="6"/>
        </w:numPr>
        <w:spacing w:line="360" w:lineRule="auto"/>
        <w:rPr>
          <w:rFonts w:ascii="Arial" w:hAnsi="Arial" w:cs="Arial"/>
          <w:sz w:val="20"/>
          <w:szCs w:val="20"/>
        </w:rPr>
      </w:pPr>
      <w:r w:rsidRPr="0053685E">
        <w:rPr>
          <w:rFonts w:ascii="Arial" w:hAnsi="Arial" w:cs="Arial"/>
          <w:sz w:val="20"/>
          <w:szCs w:val="20"/>
        </w:rPr>
        <w:t xml:space="preserve">Patel, A. A. (2019). </w:t>
      </w:r>
      <w:r w:rsidRPr="0053685E">
        <w:rPr>
          <w:rFonts w:ascii="Arial" w:hAnsi="Arial" w:cs="Arial"/>
          <w:i/>
          <w:iCs/>
          <w:sz w:val="20"/>
          <w:szCs w:val="20"/>
        </w:rPr>
        <w:t>Hands-on unsupervised learning using Python: How to build applied machine learning solutions from unlabeled data</w:t>
      </w:r>
      <w:r w:rsidRPr="0053685E">
        <w:rPr>
          <w:rFonts w:ascii="Arial" w:hAnsi="Arial" w:cs="Arial"/>
          <w:sz w:val="20"/>
          <w:szCs w:val="20"/>
        </w:rPr>
        <w:t>. O'Reilly</w:t>
      </w:r>
      <w:r w:rsidR="002E6620" w:rsidRPr="0053685E">
        <w:rPr>
          <w:rFonts w:ascii="Arial" w:hAnsi="Arial" w:cs="Arial"/>
          <w:sz w:val="20"/>
          <w:szCs w:val="20"/>
        </w:rPr>
        <w:t>;</w:t>
      </w:r>
    </w:p>
    <w:p w14:paraId="7583B627" w14:textId="00E465DB" w:rsidR="00E75353" w:rsidRPr="0053685E" w:rsidRDefault="00E75353" w:rsidP="005235D6">
      <w:pPr>
        <w:pStyle w:val="NormalWeb"/>
        <w:numPr>
          <w:ilvl w:val="0"/>
          <w:numId w:val="6"/>
        </w:numPr>
        <w:spacing w:line="360" w:lineRule="auto"/>
        <w:rPr>
          <w:rFonts w:ascii="Arial" w:hAnsi="Arial" w:cs="Arial"/>
          <w:sz w:val="20"/>
          <w:szCs w:val="20"/>
        </w:rPr>
      </w:pPr>
      <w:r w:rsidRPr="0053685E">
        <w:rPr>
          <w:rFonts w:ascii="Arial" w:hAnsi="Arial" w:cs="Arial"/>
          <w:sz w:val="20"/>
          <w:szCs w:val="20"/>
        </w:rPr>
        <w:t xml:space="preserve">Harrison, M. (2019). </w:t>
      </w:r>
      <w:r w:rsidRPr="0053685E">
        <w:rPr>
          <w:rFonts w:ascii="Arial" w:hAnsi="Arial" w:cs="Arial"/>
          <w:i/>
          <w:iCs/>
          <w:sz w:val="20"/>
          <w:szCs w:val="20"/>
        </w:rPr>
        <w:t>Machine learning pocket reference: Working with structured data in Python</w:t>
      </w:r>
      <w:r w:rsidRPr="0053685E">
        <w:rPr>
          <w:rFonts w:ascii="Arial" w:hAnsi="Arial" w:cs="Arial"/>
          <w:sz w:val="20"/>
          <w:szCs w:val="20"/>
        </w:rPr>
        <w:t>. O'Reilly.</w:t>
      </w:r>
    </w:p>
    <w:p w14:paraId="1CEF4869" w14:textId="77777777" w:rsidR="00DB5B44" w:rsidRPr="0053685E" w:rsidRDefault="00DB5B44" w:rsidP="00523554">
      <w:pPr>
        <w:pStyle w:val="NormalWeb"/>
        <w:rPr>
          <w:rFonts w:ascii="Arial" w:hAnsi="Arial" w:cs="Arial"/>
          <w:sz w:val="20"/>
          <w:szCs w:val="20"/>
        </w:rPr>
      </w:pPr>
    </w:p>
    <w:p w14:paraId="5F1B1CF3" w14:textId="77777777" w:rsidR="00523554" w:rsidRPr="0053685E" w:rsidRDefault="00523554" w:rsidP="005D2294">
      <w:pPr>
        <w:pStyle w:val="NormalWeb"/>
        <w:rPr>
          <w:rFonts w:ascii="Arial" w:hAnsi="Arial" w:cs="Arial"/>
          <w:sz w:val="20"/>
          <w:szCs w:val="20"/>
        </w:rPr>
      </w:pPr>
    </w:p>
    <w:p w14:paraId="2889E10C" w14:textId="77777777" w:rsidR="005D2294" w:rsidRPr="0053685E" w:rsidRDefault="005D2294" w:rsidP="005D2294">
      <w:pPr>
        <w:pStyle w:val="NormalWeb"/>
        <w:rPr>
          <w:rFonts w:ascii="Arial" w:hAnsi="Arial" w:cs="Arial"/>
          <w:sz w:val="20"/>
          <w:szCs w:val="20"/>
        </w:rPr>
      </w:pPr>
    </w:p>
    <w:p w14:paraId="1234743E" w14:textId="37F420C3" w:rsidR="005F5EC7" w:rsidRPr="0053685E" w:rsidRDefault="005F5EC7" w:rsidP="005F5EC7">
      <w:pPr>
        <w:rPr>
          <w:lang w:val="en-GB"/>
        </w:rPr>
      </w:pPr>
    </w:p>
    <w:p w14:paraId="2B99A80A" w14:textId="40D0613F" w:rsidR="005D2294" w:rsidRPr="0053685E" w:rsidRDefault="005D2294" w:rsidP="005F5EC7">
      <w:pPr>
        <w:rPr>
          <w:lang w:val="en-US"/>
        </w:rPr>
      </w:pPr>
    </w:p>
    <w:p w14:paraId="152F9105" w14:textId="5CDB2C34" w:rsidR="005D2294" w:rsidRPr="0053685E" w:rsidRDefault="005D2294" w:rsidP="005F5EC7">
      <w:pPr>
        <w:rPr>
          <w:lang w:val="en-US"/>
        </w:rPr>
      </w:pPr>
    </w:p>
    <w:p w14:paraId="5F3BBA5B" w14:textId="11690B61" w:rsidR="005D2294" w:rsidRPr="0053685E" w:rsidRDefault="005D2294" w:rsidP="005F5EC7">
      <w:pPr>
        <w:rPr>
          <w:lang w:val="en-US"/>
        </w:rPr>
      </w:pPr>
    </w:p>
    <w:p w14:paraId="05E6454F" w14:textId="6DFD9C99" w:rsidR="005D2294" w:rsidRPr="0053685E" w:rsidRDefault="005D2294" w:rsidP="005F5EC7">
      <w:pPr>
        <w:rPr>
          <w:lang w:val="en-US"/>
        </w:rPr>
      </w:pPr>
    </w:p>
    <w:p w14:paraId="582F77AB" w14:textId="300EBC44" w:rsidR="00B55B43" w:rsidRPr="0053685E" w:rsidRDefault="00B55B43">
      <w:pPr>
        <w:spacing w:after="160" w:line="259" w:lineRule="auto"/>
        <w:jc w:val="left"/>
        <w:rPr>
          <w:lang w:val="en-US"/>
        </w:rPr>
      </w:pPr>
      <w:r w:rsidRPr="0053685E">
        <w:rPr>
          <w:lang w:val="en-US"/>
        </w:rPr>
        <w:br w:type="page"/>
      </w:r>
    </w:p>
    <w:p w14:paraId="05807B08" w14:textId="50DBDA99" w:rsidR="006366E3" w:rsidRPr="0053685E" w:rsidRDefault="006366E3" w:rsidP="009875BB">
      <w:pPr>
        <w:pStyle w:val="Heading1"/>
        <w:numPr>
          <w:ilvl w:val="0"/>
          <w:numId w:val="4"/>
        </w:numPr>
        <w:ind w:left="357" w:hanging="357"/>
        <w:rPr>
          <w:lang w:val="en-US"/>
        </w:rPr>
      </w:pPr>
      <w:bookmarkStart w:id="1110" w:name="_Toc106290116"/>
      <w:r w:rsidRPr="0053685E">
        <w:rPr>
          <w:lang w:val="en-US"/>
        </w:rPr>
        <w:lastRenderedPageBreak/>
        <w:t>Annexes</w:t>
      </w:r>
      <w:bookmarkEnd w:id="1110"/>
    </w:p>
    <w:p w14:paraId="1D5DF501" w14:textId="488499DC" w:rsidR="00382175" w:rsidRPr="0053685E" w:rsidRDefault="00382175" w:rsidP="00382175">
      <w:pPr>
        <w:pStyle w:val="Heading2"/>
        <w:numPr>
          <w:ilvl w:val="1"/>
          <w:numId w:val="4"/>
        </w:numPr>
        <w:ind w:left="641" w:hanging="357"/>
        <w:rPr>
          <w:lang w:val="en-US"/>
        </w:rPr>
      </w:pPr>
      <w:bookmarkStart w:id="1111" w:name="_Toc106290117"/>
      <w:r w:rsidRPr="0053685E">
        <w:rPr>
          <w:lang w:val="en-US"/>
        </w:rPr>
        <w:t>Figures</w:t>
      </w:r>
      <w:bookmarkEnd w:id="1111"/>
    </w:p>
    <w:p w14:paraId="25C2292B" w14:textId="44BA1583" w:rsidR="006366E3" w:rsidRPr="0053685E" w:rsidRDefault="00DE4DDA" w:rsidP="00DE4DDA">
      <w:pPr>
        <w:pStyle w:val="Caption"/>
        <w:rPr>
          <w:lang w:val="en-GB"/>
        </w:rPr>
      </w:pPr>
      <w:bookmarkStart w:id="1112" w:name="_Ref100497843"/>
      <w:bookmarkStart w:id="1113" w:name="_Toc100944649"/>
      <w:r w:rsidRPr="0053685E">
        <w:rPr>
          <w:lang w:val="en-GB"/>
        </w:rPr>
        <w:t xml:space="preserve">Figure </w:t>
      </w:r>
      <w:r w:rsidRPr="0053685E">
        <w:fldChar w:fldCharType="begin"/>
      </w:r>
      <w:r w:rsidRPr="0053685E">
        <w:rPr>
          <w:lang w:val="en-GB"/>
        </w:rPr>
        <w:instrText xml:space="preserve"> SEQ Figure \* ARABIC </w:instrText>
      </w:r>
      <w:r w:rsidRPr="0053685E">
        <w:fldChar w:fldCharType="separate"/>
      </w:r>
      <w:r w:rsidR="00FE4E63" w:rsidRPr="0053685E">
        <w:rPr>
          <w:noProof/>
          <w:lang w:val="en-GB"/>
        </w:rPr>
        <w:t>1</w:t>
      </w:r>
      <w:r w:rsidRPr="0053685E">
        <w:fldChar w:fldCharType="end"/>
      </w:r>
      <w:bookmarkEnd w:id="1112"/>
      <w:r w:rsidRPr="0053685E">
        <w:rPr>
          <w:lang w:val="en-GB"/>
        </w:rPr>
        <w:t xml:space="preserve"> - Summary of dataset's attributes and description</w:t>
      </w:r>
      <w:bookmarkEnd w:id="1113"/>
    </w:p>
    <w:p w14:paraId="310A732C" w14:textId="51E8FDB1" w:rsidR="00DE4DDA" w:rsidRPr="0053685E" w:rsidRDefault="00DE4DDA" w:rsidP="00DE4DDA">
      <w:pPr>
        <w:rPr>
          <w:lang w:val="en-GB"/>
        </w:rPr>
      </w:pPr>
      <w:r w:rsidRPr="0053685E">
        <w:rPr>
          <w:rFonts w:cs="Arial"/>
          <w:noProof/>
          <w:sz w:val="32"/>
          <w:szCs w:val="32"/>
        </w:rPr>
        <w:drawing>
          <wp:inline distT="0" distB="0" distL="0" distR="0" wp14:anchorId="4B6CD57A" wp14:editId="0189D2AD">
            <wp:extent cx="3494314" cy="3765974"/>
            <wp:effectExtent l="0" t="0" r="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3689" cy="3776078"/>
                    </a:xfrm>
                    <a:prstGeom prst="rect">
                      <a:avLst/>
                    </a:prstGeom>
                  </pic:spPr>
                </pic:pic>
              </a:graphicData>
            </a:graphic>
          </wp:inline>
        </w:drawing>
      </w:r>
    </w:p>
    <w:p w14:paraId="7259611D" w14:textId="16929F0B" w:rsidR="00B55B43" w:rsidRPr="0053685E" w:rsidRDefault="00B55B43" w:rsidP="00B55B43">
      <w:pPr>
        <w:pStyle w:val="Caption"/>
        <w:rPr>
          <w:lang w:val="en-GB"/>
        </w:rPr>
      </w:pPr>
      <w:bookmarkStart w:id="1114" w:name="_Ref100498806"/>
      <w:bookmarkStart w:id="1115" w:name="_Toc100944650"/>
      <w:r w:rsidRPr="0053685E">
        <w:rPr>
          <w:lang w:val="en-GB"/>
        </w:rPr>
        <w:t xml:space="preserve">Figure </w:t>
      </w:r>
      <w:r w:rsidRPr="0053685E">
        <w:fldChar w:fldCharType="begin"/>
      </w:r>
      <w:r w:rsidRPr="0053685E">
        <w:rPr>
          <w:lang w:val="en-GB"/>
        </w:rPr>
        <w:instrText xml:space="preserve"> SEQ Figure \* ARABIC </w:instrText>
      </w:r>
      <w:r w:rsidRPr="0053685E">
        <w:fldChar w:fldCharType="separate"/>
      </w:r>
      <w:r w:rsidR="00FE4E63" w:rsidRPr="0053685E">
        <w:rPr>
          <w:noProof/>
          <w:lang w:val="en-GB"/>
        </w:rPr>
        <w:t>2</w:t>
      </w:r>
      <w:r w:rsidRPr="0053685E">
        <w:fldChar w:fldCharType="end"/>
      </w:r>
      <w:bookmarkEnd w:id="1114"/>
      <w:r w:rsidRPr="0053685E">
        <w:rPr>
          <w:lang w:val="en-GB"/>
        </w:rPr>
        <w:t xml:space="preserve"> - First three entries of BookMe dataset</w:t>
      </w:r>
      <w:bookmarkEnd w:id="1115"/>
    </w:p>
    <w:p w14:paraId="498BAE92" w14:textId="443B66EC" w:rsidR="00B55B43" w:rsidRPr="0053685E" w:rsidRDefault="00B55B43" w:rsidP="00B55B43">
      <w:pPr>
        <w:rPr>
          <w:lang w:val="en-GB"/>
        </w:rPr>
      </w:pPr>
      <w:r w:rsidRPr="0053685E">
        <w:rPr>
          <w:rFonts w:cs="Arial"/>
          <w:noProof/>
          <w:sz w:val="32"/>
          <w:szCs w:val="32"/>
        </w:rPr>
        <w:lastRenderedPageBreak/>
        <w:drawing>
          <wp:inline distT="0" distB="0" distL="0" distR="0" wp14:anchorId="21246D64" wp14:editId="5B25625D">
            <wp:extent cx="3224157" cy="4005942"/>
            <wp:effectExtent l="0" t="0" r="0" b="0"/>
            <wp:docPr id="4" name="Imagem 4"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mesa&#10;&#10;Descrição gerada automaticamente"/>
                    <pic:cNvPicPr/>
                  </pic:nvPicPr>
                  <pic:blipFill>
                    <a:blip r:embed="rId14"/>
                    <a:stretch>
                      <a:fillRect/>
                    </a:stretch>
                  </pic:blipFill>
                  <pic:spPr>
                    <a:xfrm>
                      <a:off x="0" y="0"/>
                      <a:ext cx="3227458" cy="4010043"/>
                    </a:xfrm>
                    <a:prstGeom prst="rect">
                      <a:avLst/>
                    </a:prstGeom>
                  </pic:spPr>
                </pic:pic>
              </a:graphicData>
            </a:graphic>
          </wp:inline>
        </w:drawing>
      </w:r>
    </w:p>
    <w:p w14:paraId="35E83D1C" w14:textId="6DD43003" w:rsidR="00B55B43" w:rsidRPr="0053685E" w:rsidRDefault="00B55B43" w:rsidP="00B55B43">
      <w:pPr>
        <w:rPr>
          <w:lang w:val="en-GB"/>
        </w:rPr>
      </w:pPr>
    </w:p>
    <w:p w14:paraId="0042C9AC" w14:textId="3FDE615B" w:rsidR="00B55B43" w:rsidRPr="0053685E" w:rsidRDefault="00B55B43" w:rsidP="00B55B43">
      <w:pPr>
        <w:pStyle w:val="Caption"/>
      </w:pPr>
      <w:bookmarkStart w:id="1116" w:name="_Ref100498815"/>
      <w:bookmarkStart w:id="1117" w:name="_Toc100944651"/>
      <w:r w:rsidRPr="0053685E">
        <w:t xml:space="preserve">Figure </w:t>
      </w:r>
      <w:r w:rsidR="00BE565D">
        <w:fldChar w:fldCharType="begin"/>
      </w:r>
      <w:r w:rsidR="00BE565D">
        <w:instrText xml:space="preserve"> SEQ Figure \* ARABIC </w:instrText>
      </w:r>
      <w:r w:rsidR="00BE565D">
        <w:fldChar w:fldCharType="separate"/>
      </w:r>
      <w:r w:rsidR="00FE4E63" w:rsidRPr="0053685E">
        <w:rPr>
          <w:noProof/>
        </w:rPr>
        <w:t>3</w:t>
      </w:r>
      <w:r w:rsidR="00BE565D">
        <w:rPr>
          <w:noProof/>
        </w:rPr>
        <w:fldChar w:fldCharType="end"/>
      </w:r>
      <w:bookmarkEnd w:id="1116"/>
      <w:r w:rsidRPr="0053685E">
        <w:t xml:space="preserve"> - Duplicated entries removed</w:t>
      </w:r>
      <w:bookmarkEnd w:id="1117"/>
    </w:p>
    <w:p w14:paraId="764011A0" w14:textId="7469DE69" w:rsidR="00B55B43" w:rsidRPr="0053685E" w:rsidRDefault="00B55B43" w:rsidP="00B55B43">
      <w:pPr>
        <w:rPr>
          <w:lang w:val="en-GB"/>
        </w:rPr>
      </w:pPr>
      <w:r w:rsidRPr="0053685E">
        <w:rPr>
          <w:noProof/>
        </w:rPr>
        <w:drawing>
          <wp:inline distT="0" distB="0" distL="0" distR="0" wp14:anchorId="6FFB893B" wp14:editId="4B07C9A6">
            <wp:extent cx="3428428" cy="4071257"/>
            <wp:effectExtent l="0" t="0" r="635" b="5715"/>
            <wp:docPr id="5" name="Imagem 5"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mesa&#10;&#10;Descrição gerada automaticamente"/>
                    <pic:cNvPicPr/>
                  </pic:nvPicPr>
                  <pic:blipFill>
                    <a:blip r:embed="rId15"/>
                    <a:stretch>
                      <a:fillRect/>
                    </a:stretch>
                  </pic:blipFill>
                  <pic:spPr>
                    <a:xfrm>
                      <a:off x="0" y="0"/>
                      <a:ext cx="3438984" cy="4083793"/>
                    </a:xfrm>
                    <a:prstGeom prst="rect">
                      <a:avLst/>
                    </a:prstGeom>
                  </pic:spPr>
                </pic:pic>
              </a:graphicData>
            </a:graphic>
          </wp:inline>
        </w:drawing>
      </w:r>
    </w:p>
    <w:p w14:paraId="58A70A8D" w14:textId="6B68D38F" w:rsidR="00A65FAB" w:rsidRPr="0053685E" w:rsidRDefault="00A65FAB" w:rsidP="00A65FAB">
      <w:pPr>
        <w:pStyle w:val="Caption"/>
        <w:rPr>
          <w:lang w:val="en-GB"/>
        </w:rPr>
      </w:pPr>
      <w:bookmarkStart w:id="1118" w:name="_Ref100499116"/>
      <w:bookmarkStart w:id="1119" w:name="_Toc100944652"/>
      <w:r w:rsidRPr="0053685E">
        <w:rPr>
          <w:lang w:val="en-GB"/>
        </w:rPr>
        <w:lastRenderedPageBreak/>
        <w:t xml:space="preserve">Figure </w:t>
      </w:r>
      <w:r w:rsidRPr="0053685E">
        <w:fldChar w:fldCharType="begin"/>
      </w:r>
      <w:r w:rsidRPr="0053685E">
        <w:rPr>
          <w:lang w:val="en-GB"/>
        </w:rPr>
        <w:instrText xml:space="preserve"> SEQ Figure \* ARABIC </w:instrText>
      </w:r>
      <w:r w:rsidRPr="0053685E">
        <w:fldChar w:fldCharType="separate"/>
      </w:r>
      <w:r w:rsidR="00FE4E63" w:rsidRPr="0053685E">
        <w:rPr>
          <w:noProof/>
          <w:lang w:val="en-GB"/>
        </w:rPr>
        <w:t>4</w:t>
      </w:r>
      <w:r w:rsidRPr="0053685E">
        <w:fldChar w:fldCharType="end"/>
      </w:r>
      <w:bookmarkEnd w:id="1118"/>
      <w:r w:rsidRPr="0053685E">
        <w:rPr>
          <w:lang w:val="en-GB"/>
        </w:rPr>
        <w:t xml:space="preserve"> - Information on BookMe dataset</w:t>
      </w:r>
      <w:bookmarkEnd w:id="1119"/>
    </w:p>
    <w:p w14:paraId="5A9654E1" w14:textId="3FEE75EC" w:rsidR="00A65FAB" w:rsidRPr="0053685E" w:rsidRDefault="00A65FAB" w:rsidP="00B55B43">
      <w:pPr>
        <w:rPr>
          <w:lang w:val="en-GB"/>
        </w:rPr>
      </w:pPr>
      <w:r w:rsidRPr="0053685E">
        <w:rPr>
          <w:noProof/>
        </w:rPr>
        <w:drawing>
          <wp:inline distT="0" distB="0" distL="0" distR="0" wp14:anchorId="2DFE50A9" wp14:editId="46F85555">
            <wp:extent cx="2735580" cy="3534938"/>
            <wp:effectExtent l="0" t="0" r="7620" b="8890"/>
            <wp:docPr id="6" name="Imagem 6"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mesa&#10;&#10;Descrição gerada automaticamente"/>
                    <pic:cNvPicPr/>
                  </pic:nvPicPr>
                  <pic:blipFill>
                    <a:blip r:embed="rId16"/>
                    <a:stretch>
                      <a:fillRect/>
                    </a:stretch>
                  </pic:blipFill>
                  <pic:spPr>
                    <a:xfrm>
                      <a:off x="0" y="0"/>
                      <a:ext cx="2745229" cy="3547407"/>
                    </a:xfrm>
                    <a:prstGeom prst="rect">
                      <a:avLst/>
                    </a:prstGeom>
                  </pic:spPr>
                </pic:pic>
              </a:graphicData>
            </a:graphic>
          </wp:inline>
        </w:drawing>
      </w:r>
    </w:p>
    <w:p w14:paraId="3A2EA29F" w14:textId="2A2176F8" w:rsidR="00D91582" w:rsidRPr="0053685E" w:rsidRDefault="00D91582" w:rsidP="00B55B43">
      <w:pPr>
        <w:rPr>
          <w:lang w:val="en-GB"/>
        </w:rPr>
      </w:pPr>
    </w:p>
    <w:p w14:paraId="60DDCD53" w14:textId="381AE310" w:rsidR="00D91582" w:rsidRPr="0053685E" w:rsidRDefault="00D91582" w:rsidP="00B55B43">
      <w:pPr>
        <w:rPr>
          <w:lang w:val="en-GB"/>
        </w:rPr>
      </w:pPr>
    </w:p>
    <w:p w14:paraId="7A85A497" w14:textId="77777777" w:rsidR="00D91582" w:rsidRPr="0053685E" w:rsidRDefault="00D91582" w:rsidP="00B55B43">
      <w:pPr>
        <w:rPr>
          <w:lang w:val="en-GB"/>
        </w:rPr>
      </w:pPr>
    </w:p>
    <w:p w14:paraId="6749F7D8" w14:textId="4679A7E3" w:rsidR="00792F00" w:rsidRPr="0053685E" w:rsidRDefault="00792F00" w:rsidP="00792F00">
      <w:pPr>
        <w:pStyle w:val="Caption"/>
        <w:rPr>
          <w:lang w:val="en-GB"/>
        </w:rPr>
      </w:pPr>
      <w:bookmarkStart w:id="1120" w:name="_Toc100944653"/>
      <w:r w:rsidRPr="0053685E">
        <w:rPr>
          <w:lang w:val="en-GB"/>
        </w:rPr>
        <w:t xml:space="preserve">Figure </w:t>
      </w:r>
      <w:r w:rsidRPr="0053685E">
        <w:fldChar w:fldCharType="begin"/>
      </w:r>
      <w:r w:rsidRPr="0053685E">
        <w:rPr>
          <w:lang w:val="en-GB"/>
        </w:rPr>
        <w:instrText xml:space="preserve"> SEQ Figure \* ARABIC </w:instrText>
      </w:r>
      <w:r w:rsidRPr="0053685E">
        <w:fldChar w:fldCharType="separate"/>
      </w:r>
      <w:r w:rsidR="00FE4E63" w:rsidRPr="0053685E">
        <w:rPr>
          <w:noProof/>
          <w:lang w:val="en-GB"/>
        </w:rPr>
        <w:t>5</w:t>
      </w:r>
      <w:r w:rsidRPr="0053685E">
        <w:fldChar w:fldCharType="end"/>
      </w:r>
      <w:r w:rsidRPr="0053685E">
        <w:rPr>
          <w:lang w:val="en-GB"/>
        </w:rPr>
        <w:t xml:space="preserve"> - Descriptive statistics for numerical variables</w:t>
      </w:r>
      <w:bookmarkEnd w:id="1120"/>
    </w:p>
    <w:p w14:paraId="2D91D3BD" w14:textId="2A35C8A1" w:rsidR="00792F00" w:rsidRPr="0053685E" w:rsidRDefault="00792F00" w:rsidP="00792F00">
      <w:pPr>
        <w:rPr>
          <w:lang w:val="en-GB"/>
        </w:rPr>
      </w:pPr>
      <w:r w:rsidRPr="0053685E">
        <w:rPr>
          <w:noProof/>
        </w:rPr>
        <w:drawing>
          <wp:inline distT="0" distB="0" distL="0" distR="0" wp14:anchorId="58B25E94" wp14:editId="4DE337CB">
            <wp:extent cx="4574794" cy="3307080"/>
            <wp:effectExtent l="0" t="0" r="0" b="7620"/>
            <wp:docPr id="7" name="Imagem 7"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mesa&#10;&#10;Descrição gerada automaticamente"/>
                    <pic:cNvPicPr/>
                  </pic:nvPicPr>
                  <pic:blipFill>
                    <a:blip r:embed="rId17"/>
                    <a:stretch>
                      <a:fillRect/>
                    </a:stretch>
                  </pic:blipFill>
                  <pic:spPr>
                    <a:xfrm>
                      <a:off x="0" y="0"/>
                      <a:ext cx="4584685" cy="3314230"/>
                    </a:xfrm>
                    <a:prstGeom prst="rect">
                      <a:avLst/>
                    </a:prstGeom>
                  </pic:spPr>
                </pic:pic>
              </a:graphicData>
            </a:graphic>
          </wp:inline>
        </w:drawing>
      </w:r>
    </w:p>
    <w:p w14:paraId="6C5E8C12" w14:textId="758EB5AE" w:rsidR="0021718C" w:rsidRPr="0053685E" w:rsidRDefault="0021718C" w:rsidP="0021718C">
      <w:pPr>
        <w:pStyle w:val="Caption"/>
        <w:rPr>
          <w:lang w:val="en-GB"/>
        </w:rPr>
      </w:pPr>
      <w:bookmarkStart w:id="1121" w:name="_Toc100944654"/>
      <w:r w:rsidRPr="0053685E">
        <w:rPr>
          <w:lang w:val="en-GB"/>
        </w:rPr>
        <w:t xml:space="preserve">Figure </w:t>
      </w:r>
      <w:r w:rsidRPr="0053685E">
        <w:fldChar w:fldCharType="begin"/>
      </w:r>
      <w:r w:rsidRPr="0053685E">
        <w:rPr>
          <w:lang w:val="en-GB"/>
        </w:rPr>
        <w:instrText xml:space="preserve"> SEQ Figure \* ARABIC </w:instrText>
      </w:r>
      <w:r w:rsidRPr="0053685E">
        <w:fldChar w:fldCharType="separate"/>
      </w:r>
      <w:r w:rsidR="00FE4E63" w:rsidRPr="0053685E">
        <w:rPr>
          <w:noProof/>
          <w:lang w:val="en-GB"/>
        </w:rPr>
        <w:t>6</w:t>
      </w:r>
      <w:r w:rsidRPr="0053685E">
        <w:fldChar w:fldCharType="end"/>
      </w:r>
      <w:r w:rsidRPr="0053685E">
        <w:rPr>
          <w:lang w:val="en-GB"/>
        </w:rPr>
        <w:t xml:space="preserve"> - Countplot of "RoomType" and "TypeTravel"</w:t>
      </w:r>
      <w:bookmarkEnd w:id="1121"/>
    </w:p>
    <w:p w14:paraId="343F80EC" w14:textId="6D17871F" w:rsidR="0021718C" w:rsidRPr="0053685E" w:rsidRDefault="0021718C" w:rsidP="0021718C">
      <w:pPr>
        <w:rPr>
          <w:lang w:val="en-GB"/>
        </w:rPr>
      </w:pPr>
      <w:r w:rsidRPr="0053685E">
        <w:rPr>
          <w:noProof/>
        </w:rPr>
        <w:lastRenderedPageBreak/>
        <w:drawing>
          <wp:inline distT="0" distB="0" distL="0" distR="0" wp14:anchorId="1C21BDEA" wp14:editId="37C5F71D">
            <wp:extent cx="3500780" cy="2231572"/>
            <wp:effectExtent l="0" t="0" r="4445"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8"/>
                    <a:stretch>
                      <a:fillRect/>
                    </a:stretch>
                  </pic:blipFill>
                  <pic:spPr>
                    <a:xfrm>
                      <a:off x="0" y="0"/>
                      <a:ext cx="3518693" cy="2242991"/>
                    </a:xfrm>
                    <a:prstGeom prst="rect">
                      <a:avLst/>
                    </a:prstGeom>
                  </pic:spPr>
                </pic:pic>
              </a:graphicData>
            </a:graphic>
          </wp:inline>
        </w:drawing>
      </w:r>
    </w:p>
    <w:p w14:paraId="3AA7B2DD" w14:textId="6D4CE35D" w:rsidR="00276073" w:rsidRPr="0053685E" w:rsidRDefault="00276073" w:rsidP="00276073">
      <w:pPr>
        <w:pStyle w:val="Caption"/>
        <w:rPr>
          <w:lang w:val="en-GB"/>
        </w:rPr>
      </w:pPr>
      <w:bookmarkStart w:id="1122" w:name="_Ref100500607"/>
      <w:bookmarkStart w:id="1123" w:name="_Toc100944655"/>
      <w:r w:rsidRPr="0053685E">
        <w:rPr>
          <w:lang w:val="en-GB"/>
        </w:rPr>
        <w:t xml:space="preserve">Figure </w:t>
      </w:r>
      <w:r w:rsidRPr="0053685E">
        <w:fldChar w:fldCharType="begin"/>
      </w:r>
      <w:r w:rsidRPr="0053685E">
        <w:rPr>
          <w:lang w:val="en-GB"/>
        </w:rPr>
        <w:instrText xml:space="preserve"> SEQ Figure \* ARABIC </w:instrText>
      </w:r>
      <w:r w:rsidRPr="0053685E">
        <w:fldChar w:fldCharType="separate"/>
      </w:r>
      <w:r w:rsidR="00FE4E63" w:rsidRPr="0053685E">
        <w:rPr>
          <w:noProof/>
          <w:lang w:val="en-GB"/>
        </w:rPr>
        <w:t>7</w:t>
      </w:r>
      <w:r w:rsidRPr="0053685E">
        <w:fldChar w:fldCharType="end"/>
      </w:r>
      <w:bookmarkEnd w:id="1122"/>
      <w:r w:rsidRPr="0053685E">
        <w:rPr>
          <w:lang w:val="en-GB"/>
        </w:rPr>
        <w:t xml:space="preserve"> - Countplot of "Longevity" and "Churn"</w:t>
      </w:r>
      <w:bookmarkEnd w:id="1123"/>
    </w:p>
    <w:p w14:paraId="5DE17DCC" w14:textId="615CBB5E" w:rsidR="00276073" w:rsidRPr="0053685E" w:rsidRDefault="00276073" w:rsidP="00276073">
      <w:pPr>
        <w:rPr>
          <w:lang w:val="en-GB"/>
        </w:rPr>
      </w:pPr>
      <w:r w:rsidRPr="0053685E">
        <w:rPr>
          <w:noProof/>
        </w:rPr>
        <w:drawing>
          <wp:inline distT="0" distB="0" distL="0" distR="0" wp14:anchorId="1DB71EF1" wp14:editId="6AE5C3E3">
            <wp:extent cx="3548742" cy="2330198"/>
            <wp:effectExtent l="0" t="0" r="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9"/>
                    <a:stretch>
                      <a:fillRect/>
                    </a:stretch>
                  </pic:blipFill>
                  <pic:spPr>
                    <a:xfrm>
                      <a:off x="0" y="0"/>
                      <a:ext cx="3552264" cy="2332510"/>
                    </a:xfrm>
                    <a:prstGeom prst="rect">
                      <a:avLst/>
                    </a:prstGeom>
                  </pic:spPr>
                </pic:pic>
              </a:graphicData>
            </a:graphic>
          </wp:inline>
        </w:drawing>
      </w:r>
    </w:p>
    <w:p w14:paraId="444950DF" w14:textId="3E61DEC4" w:rsidR="00EF012D" w:rsidRPr="0053685E" w:rsidRDefault="00EF012D" w:rsidP="00EF012D">
      <w:pPr>
        <w:pStyle w:val="Caption"/>
      </w:pPr>
      <w:bookmarkStart w:id="1124" w:name="_Ref100503175"/>
      <w:bookmarkStart w:id="1125" w:name="_Toc100944656"/>
      <w:r w:rsidRPr="0053685E">
        <w:t xml:space="preserve">Figure </w:t>
      </w:r>
      <w:r w:rsidR="00BE565D">
        <w:fldChar w:fldCharType="begin"/>
      </w:r>
      <w:r w:rsidR="00BE565D">
        <w:instrText xml:space="preserve"> SEQ Figure \* ARABIC </w:instrText>
      </w:r>
      <w:r w:rsidR="00BE565D">
        <w:fldChar w:fldCharType="separate"/>
      </w:r>
      <w:r w:rsidR="00FE4E63" w:rsidRPr="0053685E">
        <w:rPr>
          <w:noProof/>
        </w:rPr>
        <w:t>8</w:t>
      </w:r>
      <w:r w:rsidR="00BE565D">
        <w:rPr>
          <w:noProof/>
        </w:rPr>
        <w:fldChar w:fldCharType="end"/>
      </w:r>
      <w:bookmarkEnd w:id="1124"/>
      <w:r w:rsidRPr="0053685E">
        <w:t xml:space="preserve"> - Skweness values</w:t>
      </w:r>
      <w:bookmarkEnd w:id="1125"/>
    </w:p>
    <w:p w14:paraId="2CAE25F7" w14:textId="1B5614ED" w:rsidR="00EF012D" w:rsidRPr="0053685E" w:rsidRDefault="00EF012D" w:rsidP="00EF012D">
      <w:pPr>
        <w:rPr>
          <w:lang w:val="en-GB"/>
        </w:rPr>
      </w:pPr>
      <w:r w:rsidRPr="0053685E">
        <w:rPr>
          <w:noProof/>
        </w:rPr>
        <w:drawing>
          <wp:inline distT="0" distB="0" distL="0" distR="0" wp14:anchorId="25448DA5" wp14:editId="0C8B8D95">
            <wp:extent cx="1609332" cy="1940169"/>
            <wp:effectExtent l="0" t="0" r="0" b="3175"/>
            <wp:docPr id="13" name="Imagem 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pic:nvPicPr>
                  <pic:blipFill>
                    <a:blip r:embed="rId20"/>
                    <a:stretch>
                      <a:fillRect/>
                    </a:stretch>
                  </pic:blipFill>
                  <pic:spPr>
                    <a:xfrm>
                      <a:off x="0" y="0"/>
                      <a:ext cx="1618016" cy="1950639"/>
                    </a:xfrm>
                    <a:prstGeom prst="rect">
                      <a:avLst/>
                    </a:prstGeom>
                  </pic:spPr>
                </pic:pic>
              </a:graphicData>
            </a:graphic>
          </wp:inline>
        </w:drawing>
      </w:r>
    </w:p>
    <w:p w14:paraId="506D7D72" w14:textId="2E43B2DA" w:rsidR="00EF012D" w:rsidRPr="0053685E" w:rsidRDefault="00EF012D" w:rsidP="00EF012D">
      <w:pPr>
        <w:pStyle w:val="Caption"/>
      </w:pPr>
      <w:bookmarkStart w:id="1126" w:name="_Ref100503185"/>
      <w:bookmarkStart w:id="1127" w:name="_Toc100944657"/>
      <w:r w:rsidRPr="0053685E">
        <w:t xml:space="preserve">Figure </w:t>
      </w:r>
      <w:r w:rsidR="00BE565D">
        <w:fldChar w:fldCharType="begin"/>
      </w:r>
      <w:r w:rsidR="00BE565D">
        <w:instrText xml:space="preserve"> SEQ Figure \* ARABIC </w:instrText>
      </w:r>
      <w:r w:rsidR="00BE565D">
        <w:fldChar w:fldCharType="separate"/>
      </w:r>
      <w:r w:rsidR="00FE4E63" w:rsidRPr="0053685E">
        <w:rPr>
          <w:noProof/>
        </w:rPr>
        <w:t>9</w:t>
      </w:r>
      <w:r w:rsidR="00BE565D">
        <w:rPr>
          <w:noProof/>
        </w:rPr>
        <w:fldChar w:fldCharType="end"/>
      </w:r>
      <w:bookmarkEnd w:id="1126"/>
      <w:r w:rsidRPr="0053685E">
        <w:t xml:space="preserve"> - Kurtosis values</w:t>
      </w:r>
      <w:bookmarkEnd w:id="1127"/>
    </w:p>
    <w:p w14:paraId="26889F51" w14:textId="69CBA1F7" w:rsidR="00EF012D" w:rsidRPr="0053685E" w:rsidRDefault="00EF012D" w:rsidP="00EF012D">
      <w:r w:rsidRPr="0053685E">
        <w:rPr>
          <w:noProof/>
        </w:rPr>
        <w:lastRenderedPageBreak/>
        <w:drawing>
          <wp:inline distT="0" distB="0" distL="0" distR="0" wp14:anchorId="44116CDA" wp14:editId="27D7433C">
            <wp:extent cx="1676400" cy="1903991"/>
            <wp:effectExtent l="0" t="0" r="0" b="1270"/>
            <wp:docPr id="3" name="Imagem 3" descr="Uma imagem com texto, recib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m texto, recibo&#10;&#10;Descrição gerada automaticamente"/>
                    <pic:cNvPicPr/>
                  </pic:nvPicPr>
                  <pic:blipFill>
                    <a:blip r:embed="rId21"/>
                    <a:stretch>
                      <a:fillRect/>
                    </a:stretch>
                  </pic:blipFill>
                  <pic:spPr>
                    <a:xfrm>
                      <a:off x="0" y="0"/>
                      <a:ext cx="1686993" cy="1916023"/>
                    </a:xfrm>
                    <a:prstGeom prst="rect">
                      <a:avLst/>
                    </a:prstGeom>
                  </pic:spPr>
                </pic:pic>
              </a:graphicData>
            </a:graphic>
          </wp:inline>
        </w:drawing>
      </w:r>
    </w:p>
    <w:p w14:paraId="28245636" w14:textId="14C3E3B8" w:rsidR="00EF012D" w:rsidRPr="0053685E" w:rsidRDefault="00BB325A" w:rsidP="00BB325A">
      <w:pPr>
        <w:pStyle w:val="Caption"/>
        <w:rPr>
          <w:lang w:val="en-GB"/>
        </w:rPr>
      </w:pPr>
      <w:bookmarkStart w:id="1128" w:name="_Ref100503194"/>
      <w:bookmarkStart w:id="1129" w:name="_Toc100944658"/>
      <w:r w:rsidRPr="0053685E">
        <w:rPr>
          <w:lang w:val="en-GB"/>
        </w:rPr>
        <w:t xml:space="preserve">Figure </w:t>
      </w:r>
      <w:r w:rsidRPr="0053685E">
        <w:fldChar w:fldCharType="begin"/>
      </w:r>
      <w:r w:rsidRPr="0053685E">
        <w:rPr>
          <w:lang w:val="en-GB"/>
        </w:rPr>
        <w:instrText xml:space="preserve"> SEQ Figure \* ARABIC </w:instrText>
      </w:r>
      <w:r w:rsidRPr="0053685E">
        <w:fldChar w:fldCharType="separate"/>
      </w:r>
      <w:r w:rsidR="00FE4E63" w:rsidRPr="0053685E">
        <w:rPr>
          <w:noProof/>
          <w:lang w:val="en-GB"/>
        </w:rPr>
        <w:t>10</w:t>
      </w:r>
      <w:r w:rsidRPr="0053685E">
        <w:fldChar w:fldCharType="end"/>
      </w:r>
      <w:bookmarkEnd w:id="1128"/>
      <w:r w:rsidRPr="0053685E">
        <w:rPr>
          <w:lang w:val="en-GB"/>
        </w:rPr>
        <w:t xml:space="preserve"> - Boxplots for 'Amenities' and 'Staff'</w:t>
      </w:r>
      <w:bookmarkEnd w:id="1129"/>
    </w:p>
    <w:p w14:paraId="24B48543" w14:textId="44591F5D" w:rsidR="00BB325A" w:rsidRPr="0053685E" w:rsidDel="00273526" w:rsidRDefault="00BB325A" w:rsidP="00BB325A">
      <w:pPr>
        <w:rPr>
          <w:del w:id="1130" w:author="Mariana Gil" w:date="2022-04-15T18:36:00Z"/>
          <w:lang w:val="en-GB"/>
        </w:rPr>
      </w:pPr>
      <w:r w:rsidRPr="0053685E">
        <w:rPr>
          <w:noProof/>
        </w:rPr>
        <w:drawing>
          <wp:inline distT="0" distB="0" distL="0" distR="0" wp14:anchorId="275B833A" wp14:editId="3846FCF9">
            <wp:extent cx="4003431" cy="1814774"/>
            <wp:effectExtent l="0" t="0" r="0" b="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22"/>
                    <a:stretch>
                      <a:fillRect/>
                    </a:stretch>
                  </pic:blipFill>
                  <pic:spPr>
                    <a:xfrm>
                      <a:off x="0" y="0"/>
                      <a:ext cx="4027628" cy="1825742"/>
                    </a:xfrm>
                    <a:prstGeom prst="rect">
                      <a:avLst/>
                    </a:prstGeom>
                  </pic:spPr>
                </pic:pic>
              </a:graphicData>
            </a:graphic>
          </wp:inline>
        </w:drawing>
      </w:r>
    </w:p>
    <w:p w14:paraId="7D721762" w14:textId="2A150B5A" w:rsidR="00D91582" w:rsidRPr="0053685E" w:rsidDel="00273526" w:rsidRDefault="00D91582" w:rsidP="00BB325A">
      <w:pPr>
        <w:rPr>
          <w:del w:id="1131" w:author="Mariana Gil" w:date="2022-04-15T18:36:00Z"/>
          <w:lang w:val="en-GB"/>
        </w:rPr>
      </w:pPr>
    </w:p>
    <w:p w14:paraId="036DBEE2" w14:textId="04614A00" w:rsidR="00D91582" w:rsidRPr="0053685E" w:rsidDel="00273526" w:rsidRDefault="00D91582" w:rsidP="00BB325A">
      <w:pPr>
        <w:rPr>
          <w:del w:id="1132" w:author="Mariana Gil" w:date="2022-04-15T18:36:00Z"/>
          <w:lang w:val="en-GB"/>
        </w:rPr>
      </w:pPr>
    </w:p>
    <w:p w14:paraId="5D3A77FB" w14:textId="23608E5C" w:rsidR="00D91582" w:rsidRPr="0053685E" w:rsidDel="00273526" w:rsidRDefault="00D91582" w:rsidP="00BB325A">
      <w:pPr>
        <w:rPr>
          <w:del w:id="1133" w:author="Mariana Gil" w:date="2022-04-15T18:36:00Z"/>
          <w:lang w:val="en-GB"/>
        </w:rPr>
      </w:pPr>
    </w:p>
    <w:p w14:paraId="1F81C558" w14:textId="4A422747" w:rsidR="00D91582" w:rsidRPr="0053685E" w:rsidDel="00273526" w:rsidRDefault="00D91582" w:rsidP="00BB325A">
      <w:pPr>
        <w:rPr>
          <w:del w:id="1134" w:author="Mariana Gil" w:date="2022-04-15T18:36:00Z"/>
          <w:lang w:val="en-GB"/>
        </w:rPr>
      </w:pPr>
    </w:p>
    <w:p w14:paraId="56A7F03E" w14:textId="77777777" w:rsidR="00D91582" w:rsidRPr="0053685E" w:rsidRDefault="00D91582" w:rsidP="00BB325A">
      <w:pPr>
        <w:rPr>
          <w:lang w:val="en-GB"/>
        </w:rPr>
      </w:pPr>
    </w:p>
    <w:p w14:paraId="573BF956" w14:textId="5D23297F" w:rsidR="00BB325A" w:rsidRPr="0053685E" w:rsidRDefault="00BB325A" w:rsidP="00BB325A">
      <w:pPr>
        <w:rPr>
          <w:lang w:val="en-GB"/>
        </w:rPr>
      </w:pPr>
    </w:p>
    <w:p w14:paraId="28FBDCB5" w14:textId="52839688" w:rsidR="00BB325A" w:rsidRPr="0053685E" w:rsidRDefault="00BB325A" w:rsidP="00BB325A">
      <w:pPr>
        <w:pStyle w:val="Caption"/>
        <w:rPr>
          <w:lang w:val="en-GB"/>
        </w:rPr>
      </w:pPr>
      <w:bookmarkStart w:id="1135" w:name="_Ref100503201"/>
      <w:bookmarkStart w:id="1136" w:name="_Toc100944659"/>
      <w:r w:rsidRPr="0053685E">
        <w:rPr>
          <w:lang w:val="en-GB"/>
        </w:rPr>
        <w:t xml:space="preserve">Figure </w:t>
      </w:r>
      <w:r w:rsidRPr="0053685E">
        <w:fldChar w:fldCharType="begin"/>
      </w:r>
      <w:r w:rsidRPr="0053685E">
        <w:rPr>
          <w:lang w:val="en-GB"/>
        </w:rPr>
        <w:instrText xml:space="preserve"> SEQ Figure \* ARABIC </w:instrText>
      </w:r>
      <w:r w:rsidRPr="0053685E">
        <w:fldChar w:fldCharType="separate"/>
      </w:r>
      <w:r w:rsidR="00FE4E63" w:rsidRPr="0053685E">
        <w:rPr>
          <w:noProof/>
          <w:lang w:val="en-GB"/>
        </w:rPr>
        <w:t>11</w:t>
      </w:r>
      <w:r w:rsidRPr="0053685E">
        <w:fldChar w:fldCharType="end"/>
      </w:r>
      <w:bookmarkEnd w:id="1135"/>
      <w:r w:rsidRPr="0053685E">
        <w:rPr>
          <w:lang w:val="en-GB"/>
        </w:rPr>
        <w:t xml:space="preserve"> - Boxplots for 'PriceQuality' and 'CheckOut'</w:t>
      </w:r>
      <w:bookmarkEnd w:id="1136"/>
    </w:p>
    <w:p w14:paraId="67F68B36" w14:textId="73B5A69B" w:rsidR="00BB325A" w:rsidRPr="0053685E" w:rsidRDefault="00BB325A" w:rsidP="00BB325A">
      <w:pPr>
        <w:rPr>
          <w:lang w:val="en-GB"/>
        </w:rPr>
      </w:pPr>
      <w:r w:rsidRPr="0053685E">
        <w:rPr>
          <w:noProof/>
        </w:rPr>
        <w:drawing>
          <wp:inline distT="0" distB="0" distL="0" distR="0" wp14:anchorId="4EB1731C" wp14:editId="0DDBCD21">
            <wp:extent cx="4144108" cy="1918554"/>
            <wp:effectExtent l="0" t="0" r="8890" b="5715"/>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23"/>
                    <a:stretch>
                      <a:fillRect/>
                    </a:stretch>
                  </pic:blipFill>
                  <pic:spPr>
                    <a:xfrm>
                      <a:off x="0" y="0"/>
                      <a:ext cx="4162347" cy="1926998"/>
                    </a:xfrm>
                    <a:prstGeom prst="rect">
                      <a:avLst/>
                    </a:prstGeom>
                  </pic:spPr>
                </pic:pic>
              </a:graphicData>
            </a:graphic>
          </wp:inline>
        </w:drawing>
      </w:r>
    </w:p>
    <w:p w14:paraId="1AC56D51" w14:textId="3E0411E8" w:rsidR="00BB325A" w:rsidRPr="0053685E" w:rsidRDefault="00BB325A" w:rsidP="00BB325A">
      <w:pPr>
        <w:pStyle w:val="Caption"/>
      </w:pPr>
      <w:bookmarkStart w:id="1137" w:name="_Ref100503215"/>
      <w:bookmarkStart w:id="1138" w:name="_Toc100944660"/>
      <w:r w:rsidRPr="0053685E">
        <w:t xml:space="preserve">Figure </w:t>
      </w:r>
      <w:r w:rsidR="00BE565D">
        <w:fldChar w:fldCharType="begin"/>
      </w:r>
      <w:r w:rsidR="00BE565D">
        <w:instrText xml:space="preserve"> SEQ Figure \* ARABIC </w:instrText>
      </w:r>
      <w:r w:rsidR="00BE565D">
        <w:fldChar w:fldCharType="separate"/>
      </w:r>
      <w:r w:rsidR="00FE4E63" w:rsidRPr="0053685E">
        <w:rPr>
          <w:noProof/>
        </w:rPr>
        <w:t>12</w:t>
      </w:r>
      <w:r w:rsidR="00BE565D">
        <w:rPr>
          <w:noProof/>
        </w:rPr>
        <w:fldChar w:fldCharType="end"/>
      </w:r>
      <w:bookmarkEnd w:id="1137"/>
      <w:r w:rsidRPr="0053685E">
        <w:t xml:space="preserve"> - Boxplot for 'Cleanliness'</w:t>
      </w:r>
      <w:bookmarkEnd w:id="1138"/>
    </w:p>
    <w:p w14:paraId="5F1160C6" w14:textId="6D10560F" w:rsidR="00BB325A" w:rsidRPr="0053685E" w:rsidRDefault="00BB325A" w:rsidP="00BB325A">
      <w:pPr>
        <w:rPr>
          <w:lang w:val="en-GB"/>
        </w:rPr>
      </w:pPr>
      <w:r w:rsidRPr="0053685E">
        <w:rPr>
          <w:noProof/>
        </w:rPr>
        <w:drawing>
          <wp:inline distT="0" distB="0" distL="0" distR="0" wp14:anchorId="349628A2" wp14:editId="7175B2B7">
            <wp:extent cx="2180492" cy="1600036"/>
            <wp:effectExtent l="0" t="0" r="0" b="63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4"/>
                    <a:stretch>
                      <a:fillRect/>
                    </a:stretch>
                  </pic:blipFill>
                  <pic:spPr>
                    <a:xfrm>
                      <a:off x="0" y="0"/>
                      <a:ext cx="2189962" cy="1606985"/>
                    </a:xfrm>
                    <a:prstGeom prst="rect">
                      <a:avLst/>
                    </a:prstGeom>
                  </pic:spPr>
                </pic:pic>
              </a:graphicData>
            </a:graphic>
          </wp:inline>
        </w:drawing>
      </w:r>
    </w:p>
    <w:p w14:paraId="26C26860" w14:textId="441D4459" w:rsidR="00C954EC" w:rsidRPr="0053685E" w:rsidRDefault="00C954EC" w:rsidP="00C954EC">
      <w:pPr>
        <w:pStyle w:val="Caption"/>
        <w:rPr>
          <w:lang w:val="en-GB"/>
        </w:rPr>
      </w:pPr>
      <w:bookmarkStart w:id="1139" w:name="_Ref100503544"/>
      <w:bookmarkStart w:id="1140" w:name="_Toc100944661"/>
      <w:r w:rsidRPr="0053685E">
        <w:rPr>
          <w:lang w:val="en-GB"/>
        </w:rPr>
        <w:lastRenderedPageBreak/>
        <w:t xml:space="preserve">Figure </w:t>
      </w:r>
      <w:r w:rsidRPr="0053685E">
        <w:fldChar w:fldCharType="begin"/>
      </w:r>
      <w:r w:rsidRPr="0053685E">
        <w:rPr>
          <w:lang w:val="en-GB"/>
        </w:rPr>
        <w:instrText xml:space="preserve"> SEQ Figure \* ARABIC </w:instrText>
      </w:r>
      <w:r w:rsidRPr="0053685E">
        <w:fldChar w:fldCharType="separate"/>
      </w:r>
      <w:r w:rsidR="00FE4E63" w:rsidRPr="0053685E">
        <w:rPr>
          <w:noProof/>
          <w:lang w:val="en-GB"/>
        </w:rPr>
        <w:t>13</w:t>
      </w:r>
      <w:r w:rsidRPr="0053685E">
        <w:fldChar w:fldCharType="end"/>
      </w:r>
      <w:bookmarkEnd w:id="1139"/>
      <w:r w:rsidRPr="0053685E">
        <w:rPr>
          <w:lang w:val="en-GB"/>
        </w:rPr>
        <w:t xml:space="preserve"> - Missing values distribution (after transformation of underage people to missing)</w:t>
      </w:r>
      <w:bookmarkEnd w:id="1140"/>
    </w:p>
    <w:p w14:paraId="07CBE6EC" w14:textId="3A844266" w:rsidR="00C954EC" w:rsidRPr="0053685E" w:rsidRDefault="00C954EC" w:rsidP="00BB325A">
      <w:pPr>
        <w:rPr>
          <w:lang w:val="en-GB"/>
        </w:rPr>
      </w:pPr>
      <w:r w:rsidRPr="0053685E">
        <w:rPr>
          <w:noProof/>
        </w:rPr>
        <w:drawing>
          <wp:inline distT="0" distB="0" distL="0" distR="0" wp14:anchorId="5EE87872" wp14:editId="250B53F0">
            <wp:extent cx="1432560" cy="2501384"/>
            <wp:effectExtent l="0" t="0" r="0" b="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25"/>
                    <a:stretch>
                      <a:fillRect/>
                    </a:stretch>
                  </pic:blipFill>
                  <pic:spPr>
                    <a:xfrm>
                      <a:off x="0" y="0"/>
                      <a:ext cx="1432560" cy="2501384"/>
                    </a:xfrm>
                    <a:prstGeom prst="rect">
                      <a:avLst/>
                    </a:prstGeom>
                  </pic:spPr>
                </pic:pic>
              </a:graphicData>
            </a:graphic>
          </wp:inline>
        </w:drawing>
      </w:r>
    </w:p>
    <w:p w14:paraId="36D988D4" w14:textId="5FE98E15" w:rsidR="00AF3197" w:rsidRPr="0053685E" w:rsidRDefault="00AF3197" w:rsidP="00AF3197">
      <w:pPr>
        <w:pStyle w:val="Caption"/>
        <w:rPr>
          <w:lang w:val="en-GB"/>
        </w:rPr>
      </w:pPr>
      <w:bookmarkStart w:id="1141" w:name="_Ref100506047"/>
      <w:bookmarkStart w:id="1142" w:name="_Toc100944662"/>
      <w:r w:rsidRPr="0053685E">
        <w:rPr>
          <w:lang w:val="en-GB"/>
        </w:rPr>
        <w:t xml:space="preserve">Figure </w:t>
      </w:r>
      <w:r w:rsidRPr="0053685E">
        <w:fldChar w:fldCharType="begin"/>
      </w:r>
      <w:r w:rsidRPr="0053685E">
        <w:rPr>
          <w:lang w:val="en-GB"/>
        </w:rPr>
        <w:instrText xml:space="preserve"> SEQ Figure \* ARABIC </w:instrText>
      </w:r>
      <w:r w:rsidRPr="0053685E">
        <w:fldChar w:fldCharType="separate"/>
      </w:r>
      <w:r w:rsidR="00FE4E63" w:rsidRPr="0053685E">
        <w:rPr>
          <w:noProof/>
          <w:lang w:val="en-GB"/>
        </w:rPr>
        <w:t>14</w:t>
      </w:r>
      <w:r w:rsidRPr="0053685E">
        <w:fldChar w:fldCharType="end"/>
      </w:r>
      <w:bookmarkEnd w:id="1141"/>
      <w:r w:rsidRPr="0053685E">
        <w:rPr>
          <w:lang w:val="en-GB"/>
        </w:rPr>
        <w:t xml:space="preserve"> - 'Year_Birth' descriptive statistics before imputation</w:t>
      </w:r>
      <w:bookmarkEnd w:id="1142"/>
    </w:p>
    <w:p w14:paraId="1D04B5A3" w14:textId="3E9FE31F" w:rsidR="00AF3197" w:rsidRPr="0053685E" w:rsidRDefault="00AF3197" w:rsidP="00AF3197">
      <w:pPr>
        <w:rPr>
          <w:lang w:val="en-GB"/>
        </w:rPr>
      </w:pPr>
      <w:r w:rsidRPr="0053685E">
        <w:rPr>
          <w:noProof/>
        </w:rPr>
        <w:drawing>
          <wp:inline distT="0" distB="0" distL="0" distR="0" wp14:anchorId="4BCD8C42" wp14:editId="759FE703">
            <wp:extent cx="1241739" cy="967740"/>
            <wp:effectExtent l="0" t="0" r="0" b="381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6"/>
                    <a:stretch>
                      <a:fillRect/>
                    </a:stretch>
                  </pic:blipFill>
                  <pic:spPr>
                    <a:xfrm>
                      <a:off x="0" y="0"/>
                      <a:ext cx="1248664" cy="973137"/>
                    </a:xfrm>
                    <a:prstGeom prst="rect">
                      <a:avLst/>
                    </a:prstGeom>
                  </pic:spPr>
                </pic:pic>
              </a:graphicData>
            </a:graphic>
          </wp:inline>
        </w:drawing>
      </w:r>
    </w:p>
    <w:p w14:paraId="16D8FA4D" w14:textId="77777777" w:rsidR="000739D6" w:rsidRPr="0053685E" w:rsidRDefault="000739D6" w:rsidP="00AF3197">
      <w:pPr>
        <w:rPr>
          <w:lang w:val="en-GB"/>
        </w:rPr>
      </w:pPr>
    </w:p>
    <w:p w14:paraId="2FD52CEE" w14:textId="6E8274DC" w:rsidR="00AF3197" w:rsidRPr="0053685E" w:rsidRDefault="00AF3197" w:rsidP="00AF3197">
      <w:pPr>
        <w:pStyle w:val="Caption"/>
        <w:rPr>
          <w:lang w:val="en-GB"/>
        </w:rPr>
      </w:pPr>
      <w:bookmarkStart w:id="1143" w:name="_Ref100506060"/>
      <w:bookmarkStart w:id="1144" w:name="_Toc100944663"/>
      <w:r w:rsidRPr="0053685E">
        <w:rPr>
          <w:lang w:val="en-GB"/>
        </w:rPr>
        <w:t xml:space="preserve">Figure </w:t>
      </w:r>
      <w:r w:rsidRPr="0053685E">
        <w:fldChar w:fldCharType="begin"/>
      </w:r>
      <w:r w:rsidRPr="0053685E">
        <w:rPr>
          <w:lang w:val="en-GB"/>
        </w:rPr>
        <w:instrText xml:space="preserve"> SEQ Figure \* ARABIC </w:instrText>
      </w:r>
      <w:r w:rsidRPr="0053685E">
        <w:fldChar w:fldCharType="separate"/>
      </w:r>
      <w:r w:rsidR="00FE4E63" w:rsidRPr="0053685E">
        <w:rPr>
          <w:noProof/>
          <w:lang w:val="en-GB"/>
        </w:rPr>
        <w:t>15</w:t>
      </w:r>
      <w:r w:rsidRPr="0053685E">
        <w:fldChar w:fldCharType="end"/>
      </w:r>
      <w:bookmarkEnd w:id="1143"/>
      <w:r w:rsidRPr="0053685E">
        <w:rPr>
          <w:lang w:val="en-GB"/>
        </w:rPr>
        <w:t xml:space="preserve"> - 'Year_Birth' descriptive statistics after imputation</w:t>
      </w:r>
      <w:bookmarkEnd w:id="1144"/>
    </w:p>
    <w:p w14:paraId="52312BE6" w14:textId="3E6B2179" w:rsidR="00382175" w:rsidRPr="0053685E" w:rsidRDefault="00AF3197" w:rsidP="00BB325A">
      <w:pPr>
        <w:rPr>
          <w:lang w:val="en-GB"/>
        </w:rPr>
      </w:pPr>
      <w:r w:rsidRPr="0053685E">
        <w:rPr>
          <w:noProof/>
        </w:rPr>
        <w:drawing>
          <wp:inline distT="0" distB="0" distL="0" distR="0" wp14:anchorId="2EEFFBB8" wp14:editId="0DEC7F52">
            <wp:extent cx="1322777" cy="99060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7"/>
                    <a:stretch>
                      <a:fillRect/>
                    </a:stretch>
                  </pic:blipFill>
                  <pic:spPr>
                    <a:xfrm>
                      <a:off x="0" y="0"/>
                      <a:ext cx="1332378" cy="997790"/>
                    </a:xfrm>
                    <a:prstGeom prst="rect">
                      <a:avLst/>
                    </a:prstGeom>
                  </pic:spPr>
                </pic:pic>
              </a:graphicData>
            </a:graphic>
          </wp:inline>
        </w:drawing>
      </w:r>
    </w:p>
    <w:p w14:paraId="6CDA0DC9" w14:textId="7AF07313" w:rsidR="00382175" w:rsidRPr="0053685E" w:rsidRDefault="002E6620" w:rsidP="002E6620">
      <w:pPr>
        <w:pStyle w:val="Caption"/>
        <w:rPr>
          <w:lang w:val="en-GB"/>
        </w:rPr>
      </w:pPr>
      <w:bookmarkStart w:id="1145" w:name="_Ref100506363"/>
      <w:bookmarkStart w:id="1146" w:name="_Toc100944664"/>
      <w:r w:rsidRPr="0053685E">
        <w:rPr>
          <w:lang w:val="en-GB"/>
        </w:rPr>
        <w:t xml:space="preserve">Figure </w:t>
      </w:r>
      <w:r w:rsidRPr="0053685E">
        <w:fldChar w:fldCharType="begin"/>
      </w:r>
      <w:r w:rsidRPr="0053685E">
        <w:rPr>
          <w:lang w:val="en-GB"/>
        </w:rPr>
        <w:instrText xml:space="preserve"> SEQ Figure \* ARABIC </w:instrText>
      </w:r>
      <w:r w:rsidRPr="0053685E">
        <w:fldChar w:fldCharType="separate"/>
      </w:r>
      <w:r w:rsidR="00FE4E63" w:rsidRPr="0053685E">
        <w:rPr>
          <w:noProof/>
          <w:lang w:val="en-GB"/>
        </w:rPr>
        <w:t>16</w:t>
      </w:r>
      <w:r w:rsidRPr="0053685E">
        <w:fldChar w:fldCharType="end"/>
      </w:r>
      <w:bookmarkEnd w:id="1145"/>
      <w:r w:rsidRPr="0053685E">
        <w:rPr>
          <w:lang w:val="en-GB"/>
        </w:rPr>
        <w:t xml:space="preserve"> - 'Wifi' values before correction</w:t>
      </w:r>
      <w:bookmarkEnd w:id="1146"/>
    </w:p>
    <w:p w14:paraId="7CC31452" w14:textId="4B5612DC" w:rsidR="002E6620" w:rsidRPr="0053685E" w:rsidRDefault="002E6620" w:rsidP="002E6620">
      <w:pPr>
        <w:rPr>
          <w:ins w:id="1147" w:author="Mariana Gil" w:date="2022-04-15T18:37:00Z"/>
          <w:lang w:val="en-GB"/>
        </w:rPr>
      </w:pPr>
      <w:r w:rsidRPr="0053685E">
        <w:rPr>
          <w:noProof/>
        </w:rPr>
        <w:drawing>
          <wp:inline distT="0" distB="0" distL="0" distR="0" wp14:anchorId="13B3E3D4" wp14:editId="3FA5C558">
            <wp:extent cx="716280" cy="907287"/>
            <wp:effectExtent l="0" t="0" r="7620" b="762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8"/>
                    <a:stretch>
                      <a:fillRect/>
                    </a:stretch>
                  </pic:blipFill>
                  <pic:spPr>
                    <a:xfrm>
                      <a:off x="0" y="0"/>
                      <a:ext cx="720183" cy="912231"/>
                    </a:xfrm>
                    <a:prstGeom prst="rect">
                      <a:avLst/>
                    </a:prstGeom>
                  </pic:spPr>
                </pic:pic>
              </a:graphicData>
            </a:graphic>
          </wp:inline>
        </w:drawing>
      </w:r>
    </w:p>
    <w:p w14:paraId="401E6FD8" w14:textId="77777777" w:rsidR="00273526" w:rsidRPr="0053685E" w:rsidRDefault="00273526" w:rsidP="002E6620">
      <w:pPr>
        <w:rPr>
          <w:lang w:val="en-GB"/>
        </w:rPr>
      </w:pPr>
    </w:p>
    <w:p w14:paraId="17CBA19E" w14:textId="6B573244" w:rsidR="002E6620" w:rsidRPr="0053685E" w:rsidRDefault="002E6620" w:rsidP="002E6620">
      <w:pPr>
        <w:pStyle w:val="Caption"/>
        <w:rPr>
          <w:lang w:val="en-GB"/>
        </w:rPr>
      </w:pPr>
      <w:bookmarkStart w:id="1148" w:name="_Ref100506372"/>
      <w:bookmarkStart w:id="1149" w:name="_Toc100944665"/>
      <w:r w:rsidRPr="0053685E">
        <w:rPr>
          <w:lang w:val="en-GB"/>
        </w:rPr>
        <w:t xml:space="preserve">Figure </w:t>
      </w:r>
      <w:r w:rsidRPr="0053685E">
        <w:fldChar w:fldCharType="begin"/>
      </w:r>
      <w:r w:rsidRPr="0053685E">
        <w:rPr>
          <w:lang w:val="en-GB"/>
        </w:rPr>
        <w:instrText xml:space="preserve"> SEQ Figure \* ARABIC </w:instrText>
      </w:r>
      <w:r w:rsidRPr="0053685E">
        <w:fldChar w:fldCharType="separate"/>
      </w:r>
      <w:r w:rsidR="00FE4E63" w:rsidRPr="0053685E">
        <w:rPr>
          <w:noProof/>
          <w:lang w:val="en-GB"/>
        </w:rPr>
        <w:t>17</w:t>
      </w:r>
      <w:r w:rsidRPr="0053685E">
        <w:fldChar w:fldCharType="end"/>
      </w:r>
      <w:bookmarkEnd w:id="1148"/>
      <w:r w:rsidRPr="0053685E">
        <w:rPr>
          <w:lang w:val="en-GB"/>
        </w:rPr>
        <w:t xml:space="preserve"> - 'Wifi' values after correction</w:t>
      </w:r>
      <w:bookmarkEnd w:id="1149"/>
    </w:p>
    <w:p w14:paraId="59F27350" w14:textId="6AC44A82" w:rsidR="002E6620" w:rsidRPr="0053685E" w:rsidRDefault="002E6620" w:rsidP="002E6620">
      <w:pPr>
        <w:rPr>
          <w:lang w:val="en-GB"/>
        </w:rPr>
      </w:pPr>
      <w:r w:rsidRPr="0053685E">
        <w:rPr>
          <w:noProof/>
        </w:rPr>
        <w:drawing>
          <wp:inline distT="0" distB="0" distL="0" distR="0" wp14:anchorId="076B417C" wp14:editId="609962B0">
            <wp:extent cx="716280" cy="758772"/>
            <wp:effectExtent l="0" t="0" r="7620" b="381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9"/>
                    <a:stretch>
                      <a:fillRect/>
                    </a:stretch>
                  </pic:blipFill>
                  <pic:spPr>
                    <a:xfrm>
                      <a:off x="0" y="0"/>
                      <a:ext cx="722408" cy="765264"/>
                    </a:xfrm>
                    <a:prstGeom prst="rect">
                      <a:avLst/>
                    </a:prstGeom>
                  </pic:spPr>
                </pic:pic>
              </a:graphicData>
            </a:graphic>
          </wp:inline>
        </w:drawing>
      </w:r>
    </w:p>
    <w:p w14:paraId="031EB760" w14:textId="727EDAF3" w:rsidR="00382175" w:rsidRPr="0053685E" w:rsidRDefault="00FF29B9" w:rsidP="00FF29B9">
      <w:pPr>
        <w:pStyle w:val="Caption"/>
        <w:rPr>
          <w:lang w:val="en-GB"/>
        </w:rPr>
      </w:pPr>
      <w:bookmarkStart w:id="1150" w:name="_Ref100507068"/>
      <w:bookmarkStart w:id="1151" w:name="_Toc100944666"/>
      <w:r w:rsidRPr="0053685E">
        <w:rPr>
          <w:lang w:val="en-GB"/>
        </w:rPr>
        <w:t xml:space="preserve">Figure </w:t>
      </w:r>
      <w:r w:rsidRPr="0053685E">
        <w:fldChar w:fldCharType="begin"/>
      </w:r>
      <w:r w:rsidRPr="0053685E">
        <w:rPr>
          <w:lang w:val="en-GB"/>
        </w:rPr>
        <w:instrText xml:space="preserve"> SEQ Figure \* ARABIC </w:instrText>
      </w:r>
      <w:r w:rsidRPr="0053685E">
        <w:fldChar w:fldCharType="separate"/>
      </w:r>
      <w:r w:rsidR="00FE4E63" w:rsidRPr="0053685E">
        <w:rPr>
          <w:noProof/>
          <w:lang w:val="en-GB"/>
        </w:rPr>
        <w:t>18</w:t>
      </w:r>
      <w:r w:rsidRPr="0053685E">
        <w:fldChar w:fldCharType="end"/>
      </w:r>
      <w:bookmarkEnd w:id="1150"/>
      <w:r w:rsidRPr="0053685E">
        <w:rPr>
          <w:lang w:val="en-GB"/>
        </w:rPr>
        <w:t xml:space="preserve"> - Distribution of new variable 'Gender'</w:t>
      </w:r>
      <w:bookmarkEnd w:id="1151"/>
    </w:p>
    <w:p w14:paraId="0A10BB01" w14:textId="3FF2A571" w:rsidR="00FF29B9" w:rsidRPr="0053685E" w:rsidRDefault="00FF29B9" w:rsidP="00FF29B9">
      <w:pPr>
        <w:rPr>
          <w:lang w:val="en-GB"/>
        </w:rPr>
      </w:pPr>
      <w:r w:rsidRPr="0053685E">
        <w:rPr>
          <w:noProof/>
        </w:rPr>
        <w:lastRenderedPageBreak/>
        <w:drawing>
          <wp:inline distT="0" distB="0" distL="0" distR="0" wp14:anchorId="5AC1C7E6" wp14:editId="7D0485E8">
            <wp:extent cx="1042453" cy="541020"/>
            <wp:effectExtent l="0" t="0" r="5715" b="0"/>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medium confidence"/>
                    <pic:cNvPicPr/>
                  </pic:nvPicPr>
                  <pic:blipFill>
                    <a:blip r:embed="rId30"/>
                    <a:stretch>
                      <a:fillRect/>
                    </a:stretch>
                  </pic:blipFill>
                  <pic:spPr>
                    <a:xfrm>
                      <a:off x="0" y="0"/>
                      <a:ext cx="1051138" cy="545528"/>
                    </a:xfrm>
                    <a:prstGeom prst="rect">
                      <a:avLst/>
                    </a:prstGeom>
                  </pic:spPr>
                </pic:pic>
              </a:graphicData>
            </a:graphic>
          </wp:inline>
        </w:drawing>
      </w:r>
    </w:p>
    <w:p w14:paraId="1E6204B8" w14:textId="44CB3D4B" w:rsidR="00FF29B9" w:rsidRPr="0053685E" w:rsidRDefault="00FF29B9" w:rsidP="00FF29B9">
      <w:pPr>
        <w:pStyle w:val="Caption"/>
        <w:rPr>
          <w:lang w:val="en-GB"/>
        </w:rPr>
      </w:pPr>
      <w:bookmarkStart w:id="1152" w:name="_Ref100507081"/>
      <w:bookmarkStart w:id="1153" w:name="_Toc100944667"/>
      <w:r w:rsidRPr="0053685E">
        <w:rPr>
          <w:lang w:val="en-GB"/>
        </w:rPr>
        <w:t xml:space="preserve">Figure </w:t>
      </w:r>
      <w:r w:rsidRPr="0053685E">
        <w:fldChar w:fldCharType="begin"/>
      </w:r>
      <w:r w:rsidRPr="0053685E">
        <w:rPr>
          <w:lang w:val="en-GB"/>
        </w:rPr>
        <w:instrText xml:space="preserve"> SEQ Figure \* ARABIC </w:instrText>
      </w:r>
      <w:r w:rsidRPr="0053685E">
        <w:fldChar w:fldCharType="separate"/>
      </w:r>
      <w:r w:rsidR="00FE4E63" w:rsidRPr="0053685E">
        <w:rPr>
          <w:noProof/>
          <w:lang w:val="en-GB"/>
        </w:rPr>
        <w:t>19</w:t>
      </w:r>
      <w:r w:rsidRPr="0053685E">
        <w:fldChar w:fldCharType="end"/>
      </w:r>
      <w:bookmarkEnd w:id="1152"/>
      <w:r w:rsidRPr="0053685E">
        <w:rPr>
          <w:lang w:val="en-GB"/>
        </w:rPr>
        <w:t xml:space="preserve"> - Distribution of new variable 'Age'</w:t>
      </w:r>
      <w:bookmarkEnd w:id="1153"/>
    </w:p>
    <w:p w14:paraId="4742E71A" w14:textId="7ED8E901" w:rsidR="00FF29B9" w:rsidRPr="0053685E" w:rsidRDefault="00FF29B9" w:rsidP="00FF29B9">
      <w:pPr>
        <w:rPr>
          <w:lang w:val="en-GB"/>
        </w:rPr>
      </w:pPr>
      <w:r w:rsidRPr="0053685E">
        <w:rPr>
          <w:noProof/>
        </w:rPr>
        <w:drawing>
          <wp:inline distT="0" distB="0" distL="0" distR="0" wp14:anchorId="626FD5E7" wp14:editId="5DE8110F">
            <wp:extent cx="1287780" cy="1009667"/>
            <wp:effectExtent l="0" t="0" r="7620" b="0"/>
            <wp:docPr id="23" name="Picture 2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pic:nvPicPr>
                  <pic:blipFill>
                    <a:blip r:embed="rId31"/>
                    <a:stretch>
                      <a:fillRect/>
                    </a:stretch>
                  </pic:blipFill>
                  <pic:spPr>
                    <a:xfrm>
                      <a:off x="0" y="0"/>
                      <a:ext cx="1295756" cy="1015920"/>
                    </a:xfrm>
                    <a:prstGeom prst="rect">
                      <a:avLst/>
                    </a:prstGeom>
                  </pic:spPr>
                </pic:pic>
              </a:graphicData>
            </a:graphic>
          </wp:inline>
        </w:drawing>
      </w:r>
    </w:p>
    <w:p w14:paraId="1C465374" w14:textId="77BD162F" w:rsidR="00FF29B9" w:rsidRPr="0053685E" w:rsidRDefault="00FF29B9" w:rsidP="00FF29B9">
      <w:pPr>
        <w:pStyle w:val="Caption"/>
        <w:rPr>
          <w:lang w:val="en-GB"/>
        </w:rPr>
      </w:pPr>
      <w:bookmarkStart w:id="1154" w:name="_Ref100507090"/>
      <w:bookmarkStart w:id="1155" w:name="_Toc100944668"/>
      <w:r w:rsidRPr="0053685E">
        <w:rPr>
          <w:lang w:val="en-GB"/>
        </w:rPr>
        <w:t xml:space="preserve">Figure </w:t>
      </w:r>
      <w:r w:rsidRPr="0053685E">
        <w:fldChar w:fldCharType="begin"/>
      </w:r>
      <w:r w:rsidRPr="0053685E">
        <w:rPr>
          <w:lang w:val="en-GB"/>
        </w:rPr>
        <w:instrText xml:space="preserve"> SEQ Figure \* ARABIC </w:instrText>
      </w:r>
      <w:r w:rsidRPr="0053685E">
        <w:fldChar w:fldCharType="separate"/>
      </w:r>
      <w:r w:rsidR="00FE4E63" w:rsidRPr="0053685E">
        <w:rPr>
          <w:noProof/>
          <w:lang w:val="en-GB"/>
        </w:rPr>
        <w:t>20</w:t>
      </w:r>
      <w:r w:rsidRPr="0053685E">
        <w:fldChar w:fldCharType="end"/>
      </w:r>
      <w:bookmarkEnd w:id="1154"/>
      <w:r w:rsidRPr="0053685E">
        <w:rPr>
          <w:lang w:val="en-GB"/>
        </w:rPr>
        <w:t xml:space="preserve"> - Distribution of new variable 'satisfaction_avg'</w:t>
      </w:r>
      <w:bookmarkEnd w:id="1155"/>
    </w:p>
    <w:p w14:paraId="236DCFDD" w14:textId="4149B496" w:rsidR="00382175" w:rsidRPr="0053685E" w:rsidDel="00757148" w:rsidRDefault="00FF29B9" w:rsidP="00BB325A">
      <w:pPr>
        <w:rPr>
          <w:del w:id="1156" w:author="Mariana Gil" w:date="2022-04-15T19:49:00Z"/>
          <w:lang w:val="en-GB"/>
        </w:rPr>
      </w:pPr>
      <w:r w:rsidRPr="0053685E">
        <w:rPr>
          <w:noProof/>
        </w:rPr>
        <w:drawing>
          <wp:anchor distT="0" distB="0" distL="114300" distR="114300" simplePos="0" relativeHeight="251663360" behindDoc="0" locked="0" layoutInCell="1" allowOverlap="1" wp14:anchorId="389D310E" wp14:editId="6EC64AE5">
            <wp:simplePos x="355600" y="4533900"/>
            <wp:positionH relativeFrom="column">
              <wp:align>left</wp:align>
            </wp:positionH>
            <wp:positionV relativeFrom="paragraph">
              <wp:align>top</wp:align>
            </wp:positionV>
            <wp:extent cx="1287780" cy="983396"/>
            <wp:effectExtent l="0" t="0" r="7620" b="7620"/>
            <wp:wrapSquare wrapText="bothSides"/>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let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287780" cy="983396"/>
                    </a:xfrm>
                    <a:prstGeom prst="rect">
                      <a:avLst/>
                    </a:prstGeom>
                  </pic:spPr>
                </pic:pic>
              </a:graphicData>
            </a:graphic>
          </wp:anchor>
        </w:drawing>
      </w:r>
      <w:ins w:id="1157" w:author="Mariana Gil" w:date="2022-04-15T19:49:00Z">
        <w:r w:rsidR="00757148" w:rsidRPr="0053685E">
          <w:rPr>
            <w:lang w:val="en-GB"/>
          </w:rPr>
          <w:br w:type="textWrapping" w:clear="all"/>
        </w:r>
      </w:ins>
    </w:p>
    <w:p w14:paraId="21C4EE8B" w14:textId="23ED32B1" w:rsidR="000739D6" w:rsidRPr="0053685E" w:rsidDel="00757148" w:rsidRDefault="000739D6" w:rsidP="00BB325A">
      <w:pPr>
        <w:rPr>
          <w:del w:id="1158" w:author="Mariana Gil" w:date="2022-04-15T19:49:00Z"/>
          <w:lang w:val="en-GB"/>
        </w:rPr>
      </w:pPr>
    </w:p>
    <w:p w14:paraId="6A7422FB" w14:textId="5DBE6DAA" w:rsidR="000739D6" w:rsidRPr="0053685E" w:rsidDel="00757148" w:rsidRDefault="000739D6" w:rsidP="00BB325A">
      <w:pPr>
        <w:rPr>
          <w:del w:id="1159" w:author="Mariana Gil" w:date="2022-04-15T19:49:00Z"/>
          <w:lang w:val="en-GB"/>
        </w:rPr>
      </w:pPr>
    </w:p>
    <w:p w14:paraId="2B9A763D" w14:textId="6D8209E4" w:rsidR="000739D6" w:rsidRPr="0053685E" w:rsidDel="00757148" w:rsidRDefault="000739D6" w:rsidP="00BB325A">
      <w:pPr>
        <w:rPr>
          <w:del w:id="1160" w:author="Mariana Gil" w:date="2022-04-15T19:49:00Z"/>
          <w:lang w:val="en-GB"/>
        </w:rPr>
      </w:pPr>
    </w:p>
    <w:p w14:paraId="044567A2" w14:textId="30C268B0" w:rsidR="000739D6" w:rsidRPr="0053685E" w:rsidDel="00757148" w:rsidRDefault="000739D6" w:rsidP="00BB325A">
      <w:pPr>
        <w:rPr>
          <w:del w:id="1161" w:author="Mariana Gil" w:date="2022-04-15T19:49:00Z"/>
          <w:lang w:val="en-GB"/>
        </w:rPr>
      </w:pPr>
    </w:p>
    <w:p w14:paraId="66AB67FC" w14:textId="2D370154" w:rsidR="000739D6" w:rsidRPr="0053685E" w:rsidDel="00757148" w:rsidRDefault="000739D6" w:rsidP="00BB325A">
      <w:pPr>
        <w:rPr>
          <w:del w:id="1162" w:author="Mariana Gil" w:date="2022-04-15T19:49:00Z"/>
          <w:lang w:val="en-GB"/>
        </w:rPr>
      </w:pPr>
    </w:p>
    <w:p w14:paraId="04766115" w14:textId="323AC1BE" w:rsidR="000739D6" w:rsidRPr="0053685E" w:rsidDel="00757148" w:rsidRDefault="000739D6" w:rsidP="00BB325A">
      <w:pPr>
        <w:rPr>
          <w:del w:id="1163" w:author="Mariana Gil" w:date="2022-04-15T19:49:00Z"/>
          <w:lang w:val="en-GB"/>
        </w:rPr>
      </w:pPr>
    </w:p>
    <w:p w14:paraId="11698688" w14:textId="132761C7" w:rsidR="000739D6" w:rsidRPr="0053685E" w:rsidDel="00757148" w:rsidRDefault="000739D6" w:rsidP="00BB325A">
      <w:pPr>
        <w:rPr>
          <w:del w:id="1164" w:author="Mariana Gil" w:date="2022-04-15T19:49:00Z"/>
          <w:lang w:val="en-GB"/>
        </w:rPr>
      </w:pPr>
    </w:p>
    <w:p w14:paraId="705182F9" w14:textId="77777777" w:rsidR="000739D6" w:rsidRPr="0053685E" w:rsidRDefault="000739D6" w:rsidP="00BB325A">
      <w:pPr>
        <w:rPr>
          <w:lang w:val="en-GB"/>
        </w:rPr>
      </w:pPr>
    </w:p>
    <w:p w14:paraId="45E8CC97" w14:textId="7B5B9A16" w:rsidR="000739D6" w:rsidRPr="0053685E" w:rsidRDefault="000739D6" w:rsidP="000739D6">
      <w:pPr>
        <w:pStyle w:val="Caption"/>
        <w:rPr>
          <w:lang w:val="en-GB"/>
          <w:rPrChange w:id="1165" w:author="Ricardo Almeida" w:date="2022-06-16T19:19:00Z">
            <w:rPr/>
          </w:rPrChange>
        </w:rPr>
      </w:pPr>
      <w:bookmarkStart w:id="1166" w:name="_Ref100507336"/>
      <w:bookmarkStart w:id="1167" w:name="_Toc100944669"/>
      <w:r w:rsidRPr="0053685E">
        <w:rPr>
          <w:noProof/>
        </w:rPr>
        <w:drawing>
          <wp:anchor distT="0" distB="0" distL="114300" distR="114300" simplePos="0" relativeHeight="251659264" behindDoc="0" locked="0" layoutInCell="1" allowOverlap="1" wp14:anchorId="4DE796EB" wp14:editId="2E462542">
            <wp:simplePos x="0" y="0"/>
            <wp:positionH relativeFrom="column">
              <wp:posOffset>-4445</wp:posOffset>
            </wp:positionH>
            <wp:positionV relativeFrom="paragraph">
              <wp:posOffset>241935</wp:posOffset>
            </wp:positionV>
            <wp:extent cx="6134100" cy="4290060"/>
            <wp:effectExtent l="0" t="0" r="0" b="0"/>
            <wp:wrapTopAndBottom/>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6134100" cy="4290060"/>
                    </a:xfrm>
                    <a:prstGeom prst="rect">
                      <a:avLst/>
                    </a:prstGeom>
                  </pic:spPr>
                </pic:pic>
              </a:graphicData>
            </a:graphic>
            <wp14:sizeRelH relativeFrom="margin">
              <wp14:pctWidth>0</wp14:pctWidth>
            </wp14:sizeRelH>
            <wp14:sizeRelV relativeFrom="margin">
              <wp14:pctHeight>0</wp14:pctHeight>
            </wp14:sizeRelV>
          </wp:anchor>
        </w:drawing>
      </w:r>
      <w:r w:rsidRPr="0053685E">
        <w:rPr>
          <w:lang w:val="en-GB"/>
          <w:rPrChange w:id="1168" w:author="Ricardo Almeida" w:date="2022-06-16T19:19:00Z">
            <w:rPr/>
          </w:rPrChange>
        </w:rPr>
        <w:t xml:space="preserve">Figure </w:t>
      </w:r>
      <w:r w:rsidR="00411BCB" w:rsidRPr="0053685E">
        <w:fldChar w:fldCharType="begin"/>
      </w:r>
      <w:r w:rsidR="00411BCB" w:rsidRPr="0053685E">
        <w:rPr>
          <w:lang w:val="en-GB"/>
          <w:rPrChange w:id="1169" w:author="Ricardo Almeida" w:date="2022-06-16T19:19:00Z">
            <w:rPr/>
          </w:rPrChange>
        </w:rPr>
        <w:instrText xml:space="preserve"> SEQ Figure \* ARABIC </w:instrText>
      </w:r>
      <w:r w:rsidR="00411BCB" w:rsidRPr="0053685E">
        <w:fldChar w:fldCharType="separate"/>
      </w:r>
      <w:ins w:id="1170" w:author="Mariana Gil" w:date="2022-04-15T19:10:00Z">
        <w:r w:rsidR="00FE4E63" w:rsidRPr="0053685E">
          <w:rPr>
            <w:noProof/>
            <w:lang w:val="en-GB"/>
          </w:rPr>
          <w:t>21</w:t>
        </w:r>
      </w:ins>
      <w:del w:id="1171" w:author="Mariana Gil" w:date="2022-04-15T18:36:00Z">
        <w:r w:rsidR="00305C0C" w:rsidRPr="0053685E" w:rsidDel="00194ABE">
          <w:rPr>
            <w:noProof/>
            <w:lang w:val="en-GB"/>
            <w:rPrChange w:id="1172" w:author="Ricardo Almeida" w:date="2022-06-16T19:19:00Z">
              <w:rPr>
                <w:noProof/>
              </w:rPr>
            </w:rPrChange>
          </w:rPr>
          <w:delText>21</w:delText>
        </w:r>
      </w:del>
      <w:r w:rsidR="00411BCB" w:rsidRPr="0053685E">
        <w:rPr>
          <w:noProof/>
        </w:rPr>
        <w:fldChar w:fldCharType="end"/>
      </w:r>
      <w:bookmarkEnd w:id="1166"/>
      <w:r w:rsidRPr="0053685E">
        <w:rPr>
          <w:lang w:val="en-GB"/>
          <w:rPrChange w:id="1173" w:author="Ricardo Almeida" w:date="2022-06-16T19:19:00Z">
            <w:rPr/>
          </w:rPrChange>
        </w:rPr>
        <w:t xml:space="preserve"> - Heatmap</w:t>
      </w:r>
      <w:bookmarkEnd w:id="1167"/>
    </w:p>
    <w:p w14:paraId="63B1DE0A" w14:textId="70BF4131" w:rsidR="000739D6" w:rsidRPr="0053685E" w:rsidRDefault="00903B14" w:rsidP="00903B14">
      <w:pPr>
        <w:pStyle w:val="Caption"/>
        <w:rPr>
          <w:lang w:val="en-GB"/>
          <w:rPrChange w:id="1174" w:author="Ricardo Almeida" w:date="2022-06-16T19:19:00Z">
            <w:rPr/>
          </w:rPrChange>
        </w:rPr>
      </w:pPr>
      <w:bookmarkStart w:id="1175" w:name="_Ref100515044"/>
      <w:bookmarkStart w:id="1176" w:name="_Toc100944670"/>
      <w:r w:rsidRPr="0053685E">
        <w:rPr>
          <w:lang w:val="en-GB"/>
          <w:rPrChange w:id="1177" w:author="Ricardo Almeida" w:date="2022-06-16T19:19:00Z">
            <w:rPr/>
          </w:rPrChange>
        </w:rPr>
        <w:t xml:space="preserve">Figure </w:t>
      </w:r>
      <w:r w:rsidR="00411BCB" w:rsidRPr="0053685E">
        <w:fldChar w:fldCharType="begin"/>
      </w:r>
      <w:r w:rsidR="00411BCB" w:rsidRPr="0053685E">
        <w:rPr>
          <w:lang w:val="en-GB"/>
          <w:rPrChange w:id="1178" w:author="Ricardo Almeida" w:date="2022-06-16T19:19:00Z">
            <w:rPr/>
          </w:rPrChange>
        </w:rPr>
        <w:instrText xml:space="preserve"> SEQ Figure \* ARABIC </w:instrText>
      </w:r>
      <w:r w:rsidR="00411BCB" w:rsidRPr="0053685E">
        <w:fldChar w:fldCharType="separate"/>
      </w:r>
      <w:ins w:id="1179" w:author="Mariana Gil" w:date="2022-04-15T19:10:00Z">
        <w:r w:rsidR="00FE4E63" w:rsidRPr="0053685E">
          <w:rPr>
            <w:noProof/>
            <w:lang w:val="en-GB"/>
          </w:rPr>
          <w:t>22</w:t>
        </w:r>
      </w:ins>
      <w:del w:id="1180" w:author="Mariana Gil" w:date="2022-04-15T18:36:00Z">
        <w:r w:rsidR="00305C0C" w:rsidRPr="0053685E" w:rsidDel="00194ABE">
          <w:rPr>
            <w:noProof/>
            <w:lang w:val="en-GB"/>
            <w:rPrChange w:id="1181" w:author="Ricardo Almeida" w:date="2022-06-16T19:19:00Z">
              <w:rPr>
                <w:noProof/>
              </w:rPr>
            </w:rPrChange>
          </w:rPr>
          <w:delText>22</w:delText>
        </w:r>
      </w:del>
      <w:r w:rsidR="00411BCB" w:rsidRPr="0053685E">
        <w:rPr>
          <w:noProof/>
        </w:rPr>
        <w:fldChar w:fldCharType="end"/>
      </w:r>
      <w:bookmarkEnd w:id="1175"/>
      <w:r w:rsidRPr="0053685E">
        <w:rPr>
          <w:lang w:val="en-GB"/>
          <w:rPrChange w:id="1182" w:author="Ricardo Almeida" w:date="2022-06-16T19:19:00Z">
            <w:rPr/>
          </w:rPrChange>
        </w:rPr>
        <w:t xml:space="preserve"> - PCA Analysis</w:t>
      </w:r>
      <w:bookmarkEnd w:id="1176"/>
    </w:p>
    <w:p w14:paraId="455D3198" w14:textId="1F19D3FB" w:rsidR="00903B14" w:rsidRPr="0053685E" w:rsidRDefault="00903B14" w:rsidP="00903B14">
      <w:r w:rsidRPr="0053685E">
        <w:rPr>
          <w:noProof/>
        </w:rPr>
        <w:lastRenderedPageBreak/>
        <w:drawing>
          <wp:inline distT="0" distB="0" distL="0" distR="0" wp14:anchorId="32C64401" wp14:editId="1B69B1B8">
            <wp:extent cx="6840220" cy="1873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40220" cy="1873250"/>
                    </a:xfrm>
                    <a:prstGeom prst="rect">
                      <a:avLst/>
                    </a:prstGeom>
                    <a:noFill/>
                    <a:ln>
                      <a:noFill/>
                    </a:ln>
                  </pic:spPr>
                </pic:pic>
              </a:graphicData>
            </a:graphic>
          </wp:inline>
        </w:drawing>
      </w:r>
    </w:p>
    <w:p w14:paraId="1C07BCB4" w14:textId="413498F1" w:rsidR="00382175" w:rsidRPr="0053685E" w:rsidRDefault="00382175" w:rsidP="00BB325A">
      <w:pPr>
        <w:rPr>
          <w:lang w:val="en-GB"/>
        </w:rPr>
      </w:pPr>
    </w:p>
    <w:p w14:paraId="52466843" w14:textId="6C690244" w:rsidR="00305C0C" w:rsidRPr="0053685E" w:rsidRDefault="00305C0C" w:rsidP="00BB325A">
      <w:pPr>
        <w:rPr>
          <w:ins w:id="1183" w:author="Mariana Gil" w:date="2022-04-15T18:30:00Z"/>
          <w:lang w:val="en-GB"/>
        </w:rPr>
      </w:pPr>
    </w:p>
    <w:p w14:paraId="1388C9DD" w14:textId="01B4F124" w:rsidR="00305C0C" w:rsidRPr="0053685E" w:rsidRDefault="00305C0C" w:rsidP="00BB325A">
      <w:pPr>
        <w:rPr>
          <w:ins w:id="1184" w:author="Mariana Gil" w:date="2022-04-15T18:30:00Z"/>
          <w:lang w:val="en-GB"/>
        </w:rPr>
      </w:pPr>
    </w:p>
    <w:p w14:paraId="15939AFE" w14:textId="5AADBC7E" w:rsidR="00305C0C" w:rsidRPr="0053685E" w:rsidRDefault="00305C0C" w:rsidP="00BB325A">
      <w:pPr>
        <w:rPr>
          <w:ins w:id="1185" w:author="Mariana Gil" w:date="2022-04-15T18:30:00Z"/>
          <w:lang w:val="en-GB"/>
        </w:rPr>
      </w:pPr>
    </w:p>
    <w:p w14:paraId="562523C9" w14:textId="69DAB314" w:rsidR="00305C0C" w:rsidRPr="0053685E" w:rsidRDefault="00305C0C" w:rsidP="00BB325A">
      <w:pPr>
        <w:rPr>
          <w:ins w:id="1186" w:author="Mariana Gil" w:date="2022-04-15T18:30:00Z"/>
          <w:lang w:val="en-GB"/>
        </w:rPr>
      </w:pPr>
    </w:p>
    <w:p w14:paraId="0614F709" w14:textId="3E7843CE" w:rsidR="00305C0C" w:rsidRPr="0053685E" w:rsidRDefault="00305C0C" w:rsidP="00BB325A">
      <w:pPr>
        <w:rPr>
          <w:ins w:id="1187" w:author="Mariana Gil" w:date="2022-04-15T19:49:00Z"/>
          <w:lang w:val="en-GB"/>
        </w:rPr>
      </w:pPr>
    </w:p>
    <w:p w14:paraId="26CE14B2" w14:textId="4AFCC8DB" w:rsidR="00757148" w:rsidRPr="0053685E" w:rsidRDefault="00757148" w:rsidP="00BB325A">
      <w:pPr>
        <w:rPr>
          <w:ins w:id="1188" w:author="Mariana Gil" w:date="2022-04-15T19:49:00Z"/>
          <w:lang w:val="en-GB"/>
        </w:rPr>
      </w:pPr>
    </w:p>
    <w:p w14:paraId="5EB24B61" w14:textId="77777777" w:rsidR="00757148" w:rsidRPr="0053685E" w:rsidRDefault="00757148" w:rsidP="00BB325A">
      <w:pPr>
        <w:rPr>
          <w:ins w:id="1189" w:author="Mariana Gil" w:date="2022-04-15T18:30:00Z"/>
          <w:lang w:val="en-GB"/>
        </w:rPr>
      </w:pPr>
    </w:p>
    <w:p w14:paraId="10FC039F" w14:textId="2F239240" w:rsidR="00305C0C" w:rsidRPr="0053685E" w:rsidRDefault="00305C0C" w:rsidP="00BB325A">
      <w:pPr>
        <w:rPr>
          <w:ins w:id="1190" w:author="Mariana Gil" w:date="2022-04-15T18:30:00Z"/>
          <w:lang w:val="en-GB"/>
        </w:rPr>
      </w:pPr>
    </w:p>
    <w:p w14:paraId="02AE7087" w14:textId="791FA542" w:rsidR="00305C0C" w:rsidRPr="0053685E" w:rsidRDefault="00305C0C" w:rsidP="00BB325A">
      <w:pPr>
        <w:rPr>
          <w:ins w:id="1191" w:author="Mariana Gil" w:date="2022-04-15T18:30:00Z"/>
          <w:lang w:val="en-GB"/>
        </w:rPr>
      </w:pPr>
    </w:p>
    <w:p w14:paraId="778BC69D" w14:textId="71F0C1E9" w:rsidR="00305C0C" w:rsidRPr="0053685E" w:rsidRDefault="00305C0C">
      <w:pPr>
        <w:pStyle w:val="Caption"/>
        <w:tabs>
          <w:tab w:val="left" w:pos="2552"/>
        </w:tabs>
        <w:rPr>
          <w:ins w:id="1192" w:author="Mariana Gil" w:date="2022-04-15T18:30:00Z"/>
          <w:lang w:val="en-GB"/>
        </w:rPr>
        <w:pPrChange w:id="1193" w:author="Mariana Gil" w:date="2022-04-15T18:34:00Z">
          <w:pPr/>
        </w:pPrChange>
      </w:pPr>
      <w:bookmarkStart w:id="1194" w:name="_Ref100940027"/>
      <w:bookmarkStart w:id="1195" w:name="_Ref100940021"/>
      <w:bookmarkStart w:id="1196" w:name="_Toc100944671"/>
      <w:ins w:id="1197" w:author="Mariana Gil" w:date="2022-04-15T18:31:00Z">
        <w:r w:rsidRPr="0053685E">
          <w:t xml:space="preserve">Figure </w:t>
        </w:r>
        <w:r w:rsidRPr="0053685E">
          <w:fldChar w:fldCharType="begin"/>
        </w:r>
        <w:r w:rsidRPr="0053685E">
          <w:instrText xml:space="preserve"> SEQ Figure \* ARABIC </w:instrText>
        </w:r>
      </w:ins>
      <w:r w:rsidRPr="0053685E">
        <w:fldChar w:fldCharType="separate"/>
      </w:r>
      <w:ins w:id="1198" w:author="Mariana Gil" w:date="2022-04-15T19:10:00Z">
        <w:r w:rsidR="00FE4E63" w:rsidRPr="0053685E">
          <w:rPr>
            <w:noProof/>
          </w:rPr>
          <w:t>23</w:t>
        </w:r>
      </w:ins>
      <w:ins w:id="1199" w:author="Mariana Gil" w:date="2022-04-15T18:31:00Z">
        <w:r w:rsidRPr="0053685E">
          <w:fldChar w:fldCharType="end"/>
        </w:r>
        <w:bookmarkEnd w:id="1194"/>
        <w:r w:rsidRPr="0053685E">
          <w:t xml:space="preserve"> – Customer</w:t>
        </w:r>
      </w:ins>
      <w:ins w:id="1200" w:author="Mariana Gil" w:date="2022-04-15T18:32:00Z">
        <w:r w:rsidRPr="0053685E">
          <w:t>s</w:t>
        </w:r>
      </w:ins>
      <w:ins w:id="1201" w:author="Mariana Gil" w:date="2022-04-15T18:31:00Z">
        <w:r w:rsidRPr="0053685E">
          <w:t>’ Clusters</w:t>
        </w:r>
      </w:ins>
      <w:bookmarkEnd w:id="1195"/>
      <w:bookmarkEnd w:id="1196"/>
    </w:p>
    <w:p w14:paraId="58792EFB" w14:textId="5DC9EF28" w:rsidR="00305C0C" w:rsidRPr="0053685E" w:rsidRDefault="00305C0C" w:rsidP="00BB325A">
      <w:pPr>
        <w:rPr>
          <w:ins w:id="1202" w:author="Mariana Gil" w:date="2022-04-15T18:31:00Z"/>
          <w:lang w:val="en-GB"/>
        </w:rPr>
      </w:pPr>
      <w:ins w:id="1203" w:author="Mariana Gil" w:date="2022-04-15T18:30:00Z">
        <w:r w:rsidRPr="0053685E">
          <w:rPr>
            <w:noProof/>
          </w:rPr>
          <w:lastRenderedPageBreak/>
          <w:drawing>
            <wp:inline distT="0" distB="0" distL="0" distR="0" wp14:anchorId="0E759CCF" wp14:editId="6F616F91">
              <wp:extent cx="2784231" cy="5240101"/>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5"/>
                      <a:stretch>
                        <a:fillRect/>
                      </a:stretch>
                    </pic:blipFill>
                    <pic:spPr>
                      <a:xfrm>
                        <a:off x="0" y="0"/>
                        <a:ext cx="2792837" cy="5256298"/>
                      </a:xfrm>
                      <a:prstGeom prst="rect">
                        <a:avLst/>
                      </a:prstGeom>
                    </pic:spPr>
                  </pic:pic>
                </a:graphicData>
              </a:graphic>
            </wp:inline>
          </w:drawing>
        </w:r>
      </w:ins>
    </w:p>
    <w:p w14:paraId="26E8C73F" w14:textId="77777777" w:rsidR="00305C0C" w:rsidRPr="0053685E" w:rsidRDefault="00305C0C" w:rsidP="00BB325A">
      <w:pPr>
        <w:rPr>
          <w:lang w:val="en-GB"/>
        </w:rPr>
      </w:pPr>
    </w:p>
    <w:p w14:paraId="5C060736" w14:textId="19262750" w:rsidR="00FF29B9" w:rsidRPr="0053685E" w:rsidRDefault="00305C0C">
      <w:pPr>
        <w:pStyle w:val="Caption"/>
        <w:rPr>
          <w:lang w:val="en-GB"/>
        </w:rPr>
        <w:pPrChange w:id="1204" w:author="Mariana Gil" w:date="2022-04-15T18:32:00Z">
          <w:pPr/>
        </w:pPrChange>
      </w:pPr>
      <w:bookmarkStart w:id="1205" w:name="_Toc100944672"/>
      <w:ins w:id="1206" w:author="Mariana Gil" w:date="2022-04-15T18:32:00Z">
        <w:r w:rsidRPr="0053685E">
          <w:rPr>
            <w:lang w:val="en-GB"/>
            <w:rPrChange w:id="1207" w:author="Ricardo Almeida" w:date="2022-06-16T19:19:00Z">
              <w:rPr/>
            </w:rPrChange>
          </w:rPr>
          <w:t xml:space="preserve">Figure </w:t>
        </w:r>
        <w:r w:rsidRPr="0053685E">
          <w:fldChar w:fldCharType="begin"/>
        </w:r>
        <w:r w:rsidRPr="0053685E">
          <w:rPr>
            <w:lang w:val="en-GB"/>
            <w:rPrChange w:id="1208" w:author="Ricardo Almeida" w:date="2022-06-16T19:19:00Z">
              <w:rPr/>
            </w:rPrChange>
          </w:rPr>
          <w:instrText xml:space="preserve"> SEQ Figure \* ARABIC </w:instrText>
        </w:r>
      </w:ins>
      <w:r w:rsidRPr="0053685E">
        <w:fldChar w:fldCharType="separate"/>
      </w:r>
      <w:ins w:id="1209" w:author="Mariana Gil" w:date="2022-04-15T19:10:00Z">
        <w:r w:rsidR="00FE4E63" w:rsidRPr="0053685E">
          <w:rPr>
            <w:noProof/>
            <w:lang w:val="en-GB"/>
          </w:rPr>
          <w:t>24</w:t>
        </w:r>
      </w:ins>
      <w:ins w:id="1210" w:author="Mariana Gil" w:date="2022-04-15T18:32:00Z">
        <w:r w:rsidRPr="0053685E">
          <w:fldChar w:fldCharType="end"/>
        </w:r>
        <w:r w:rsidRPr="0053685E">
          <w:rPr>
            <w:lang w:val="en-GB"/>
            <w:rPrChange w:id="1211" w:author="Ricardo Almeida" w:date="2022-06-16T19:19:00Z">
              <w:rPr/>
            </w:rPrChange>
          </w:rPr>
          <w:t xml:space="preserve"> - Customers’ Clusters: Age Distribution</w:t>
        </w:r>
      </w:ins>
      <w:bookmarkEnd w:id="1205"/>
    </w:p>
    <w:p w14:paraId="63A6B61D" w14:textId="4795C0D4" w:rsidR="00194ABE" w:rsidRPr="0053685E" w:rsidRDefault="00305C0C">
      <w:pPr>
        <w:spacing w:after="160" w:line="259" w:lineRule="auto"/>
        <w:jc w:val="left"/>
        <w:rPr>
          <w:ins w:id="1212" w:author="Mariana Gil" w:date="2022-04-15T18:36:00Z"/>
          <w:lang w:val="en-GB"/>
        </w:rPr>
      </w:pPr>
      <w:ins w:id="1213" w:author="Mariana Gil" w:date="2022-04-15T18:32:00Z">
        <w:r w:rsidRPr="0053685E">
          <w:rPr>
            <w:noProof/>
          </w:rPr>
          <w:drawing>
            <wp:inline distT="0" distB="0" distL="0" distR="0" wp14:anchorId="165D26DD" wp14:editId="397C86C9">
              <wp:extent cx="2567354" cy="1686332"/>
              <wp:effectExtent l="0" t="0" r="4445" b="9525"/>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a:blip r:embed="rId36"/>
                      <a:stretch>
                        <a:fillRect/>
                      </a:stretch>
                    </pic:blipFill>
                    <pic:spPr>
                      <a:xfrm>
                        <a:off x="0" y="0"/>
                        <a:ext cx="2574068" cy="1690742"/>
                      </a:xfrm>
                      <a:prstGeom prst="rect">
                        <a:avLst/>
                      </a:prstGeom>
                    </pic:spPr>
                  </pic:pic>
                </a:graphicData>
              </a:graphic>
            </wp:inline>
          </w:drawing>
        </w:r>
      </w:ins>
    </w:p>
    <w:p w14:paraId="57135916" w14:textId="7902AF90" w:rsidR="00194ABE" w:rsidRPr="0053685E" w:rsidRDefault="00194ABE">
      <w:pPr>
        <w:spacing w:after="160" w:line="259" w:lineRule="auto"/>
        <w:jc w:val="left"/>
        <w:rPr>
          <w:ins w:id="1214" w:author="Mariana Gil" w:date="2022-04-15T19:49:00Z"/>
          <w:lang w:val="en-GB"/>
        </w:rPr>
      </w:pPr>
    </w:p>
    <w:p w14:paraId="771613A8" w14:textId="24FD070C" w:rsidR="00757148" w:rsidRPr="0053685E" w:rsidRDefault="00757148">
      <w:pPr>
        <w:spacing w:after="160" w:line="259" w:lineRule="auto"/>
        <w:jc w:val="left"/>
        <w:rPr>
          <w:ins w:id="1215" w:author="Mariana Gil" w:date="2022-04-15T19:49:00Z"/>
          <w:lang w:val="en-GB"/>
        </w:rPr>
      </w:pPr>
    </w:p>
    <w:p w14:paraId="1A042A4F" w14:textId="2CD7CF19" w:rsidR="00757148" w:rsidRPr="0053685E" w:rsidRDefault="00757148">
      <w:pPr>
        <w:spacing w:after="160" w:line="259" w:lineRule="auto"/>
        <w:jc w:val="left"/>
        <w:rPr>
          <w:ins w:id="1216" w:author="Mariana Gil" w:date="2022-04-15T19:49:00Z"/>
          <w:lang w:val="en-GB"/>
        </w:rPr>
      </w:pPr>
    </w:p>
    <w:p w14:paraId="6E30C6F9" w14:textId="77777777" w:rsidR="00757148" w:rsidRPr="0053685E" w:rsidRDefault="00757148">
      <w:pPr>
        <w:spacing w:after="160" w:line="259" w:lineRule="auto"/>
        <w:jc w:val="left"/>
        <w:rPr>
          <w:ins w:id="1217" w:author="Mariana Gil" w:date="2022-04-15T18:35:00Z"/>
          <w:lang w:val="en-GB"/>
        </w:rPr>
      </w:pPr>
    </w:p>
    <w:p w14:paraId="6DFB19FF" w14:textId="77777777" w:rsidR="005615BD" w:rsidRPr="0053685E" w:rsidRDefault="005615BD" w:rsidP="00194ABE">
      <w:pPr>
        <w:pStyle w:val="Caption"/>
        <w:rPr>
          <w:ins w:id="1218" w:author="Mariana Gil" w:date="2022-04-15T18:37:00Z"/>
        </w:rPr>
      </w:pPr>
    </w:p>
    <w:p w14:paraId="66010447" w14:textId="3D763A96" w:rsidR="00194ABE" w:rsidRPr="0053685E" w:rsidRDefault="00194ABE">
      <w:pPr>
        <w:pStyle w:val="Caption"/>
        <w:rPr>
          <w:ins w:id="1219" w:author="Mariana Gil" w:date="2022-04-15T18:34:00Z"/>
          <w:lang w:val="en-GB"/>
        </w:rPr>
        <w:pPrChange w:id="1220" w:author="Mariana Gil" w:date="2022-04-15T18:36:00Z">
          <w:pPr>
            <w:spacing w:after="160" w:line="259" w:lineRule="auto"/>
            <w:jc w:val="left"/>
          </w:pPr>
        </w:pPrChange>
      </w:pPr>
      <w:bookmarkStart w:id="1221" w:name="_Toc100944673"/>
      <w:ins w:id="1222" w:author="Mariana Gil" w:date="2022-04-15T18:36:00Z">
        <w:r w:rsidRPr="0053685E">
          <w:rPr>
            <w:lang w:val="en-GB"/>
            <w:rPrChange w:id="1223" w:author="Ricardo Almeida" w:date="2022-06-16T19:19:00Z">
              <w:rPr/>
            </w:rPrChange>
          </w:rPr>
          <w:t xml:space="preserve">Figure </w:t>
        </w:r>
        <w:r w:rsidRPr="0053685E">
          <w:fldChar w:fldCharType="begin"/>
        </w:r>
        <w:r w:rsidRPr="0053685E">
          <w:rPr>
            <w:lang w:val="en-GB"/>
            <w:rPrChange w:id="1224" w:author="Ricardo Almeida" w:date="2022-06-16T19:19:00Z">
              <w:rPr/>
            </w:rPrChange>
          </w:rPr>
          <w:instrText xml:space="preserve"> SEQ Figure \* ARABIC </w:instrText>
        </w:r>
      </w:ins>
      <w:r w:rsidRPr="0053685E">
        <w:fldChar w:fldCharType="separate"/>
      </w:r>
      <w:ins w:id="1225" w:author="Mariana Gil" w:date="2022-04-15T19:10:00Z">
        <w:r w:rsidR="00FE4E63" w:rsidRPr="0053685E">
          <w:rPr>
            <w:noProof/>
            <w:lang w:val="en-GB"/>
          </w:rPr>
          <w:t>25</w:t>
        </w:r>
      </w:ins>
      <w:ins w:id="1226" w:author="Mariana Gil" w:date="2022-04-15T18:36:00Z">
        <w:r w:rsidRPr="0053685E">
          <w:fldChar w:fldCharType="end"/>
        </w:r>
        <w:r w:rsidRPr="0053685E">
          <w:rPr>
            <w:lang w:val="en-GB"/>
            <w:rPrChange w:id="1227" w:author="Ricardo Almeida" w:date="2022-06-16T19:19:00Z">
              <w:rPr/>
            </w:rPrChange>
          </w:rPr>
          <w:t xml:space="preserve"> - Customers’ Clusters: Descriptive Statistics</w:t>
        </w:r>
      </w:ins>
      <w:bookmarkEnd w:id="1221"/>
    </w:p>
    <w:p w14:paraId="1E15A1D7" w14:textId="4A714079" w:rsidR="00194ABE" w:rsidRPr="0053685E" w:rsidRDefault="00194ABE">
      <w:pPr>
        <w:spacing w:after="160" w:line="259" w:lineRule="auto"/>
        <w:jc w:val="left"/>
        <w:rPr>
          <w:ins w:id="1228" w:author="Mariana Gil" w:date="2022-04-15T18:55:00Z"/>
          <w:lang w:val="en-GB"/>
        </w:rPr>
      </w:pPr>
      <w:ins w:id="1229" w:author="Mariana Gil" w:date="2022-04-15T18:34:00Z">
        <w:r w:rsidRPr="0053685E">
          <w:rPr>
            <w:noProof/>
          </w:rPr>
          <w:drawing>
            <wp:inline distT="0" distB="0" distL="0" distR="0" wp14:anchorId="271447C0" wp14:editId="43013780">
              <wp:extent cx="2050942" cy="1318846"/>
              <wp:effectExtent l="0" t="0" r="6985"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7"/>
                      <a:stretch>
                        <a:fillRect/>
                      </a:stretch>
                    </pic:blipFill>
                    <pic:spPr>
                      <a:xfrm>
                        <a:off x="0" y="0"/>
                        <a:ext cx="2062975" cy="1326583"/>
                      </a:xfrm>
                      <a:prstGeom prst="rect">
                        <a:avLst/>
                      </a:prstGeom>
                    </pic:spPr>
                  </pic:pic>
                </a:graphicData>
              </a:graphic>
            </wp:inline>
          </w:drawing>
        </w:r>
        <w:r w:rsidRPr="0053685E">
          <w:rPr>
            <w:lang w:val="en-GB"/>
          </w:rPr>
          <w:t xml:space="preserve"> </w:t>
        </w:r>
      </w:ins>
      <w:ins w:id="1230" w:author="Mariana Gil" w:date="2022-04-15T18:35:00Z">
        <w:r w:rsidRPr="0053685E">
          <w:rPr>
            <w:noProof/>
          </w:rPr>
          <w:drawing>
            <wp:inline distT="0" distB="0" distL="0" distR="0" wp14:anchorId="496B8AA0" wp14:editId="3DB1EC60">
              <wp:extent cx="1998784" cy="1286451"/>
              <wp:effectExtent l="0" t="0" r="1905" b="9525"/>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38"/>
                      <a:stretch>
                        <a:fillRect/>
                      </a:stretch>
                    </pic:blipFill>
                    <pic:spPr>
                      <a:xfrm>
                        <a:off x="0" y="0"/>
                        <a:ext cx="2023275" cy="1302214"/>
                      </a:xfrm>
                      <a:prstGeom prst="rect">
                        <a:avLst/>
                      </a:prstGeom>
                    </pic:spPr>
                  </pic:pic>
                </a:graphicData>
              </a:graphic>
            </wp:inline>
          </w:drawing>
        </w:r>
        <w:r w:rsidRPr="0053685E">
          <w:rPr>
            <w:noProof/>
          </w:rPr>
          <w:drawing>
            <wp:inline distT="0" distB="0" distL="0" distR="0" wp14:anchorId="75102C7B" wp14:editId="38226C34">
              <wp:extent cx="1992923" cy="1294107"/>
              <wp:effectExtent l="0" t="0" r="7620" b="1905"/>
              <wp:docPr id="30" name="Picture 3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medium confidence"/>
                      <pic:cNvPicPr/>
                    </pic:nvPicPr>
                    <pic:blipFill>
                      <a:blip r:embed="rId39"/>
                      <a:stretch>
                        <a:fillRect/>
                      </a:stretch>
                    </pic:blipFill>
                    <pic:spPr>
                      <a:xfrm>
                        <a:off x="0" y="0"/>
                        <a:ext cx="2019678" cy="1311480"/>
                      </a:xfrm>
                      <a:prstGeom prst="rect">
                        <a:avLst/>
                      </a:prstGeom>
                    </pic:spPr>
                  </pic:pic>
                </a:graphicData>
              </a:graphic>
            </wp:inline>
          </w:drawing>
        </w:r>
      </w:ins>
    </w:p>
    <w:p w14:paraId="75C339EB" w14:textId="77777777" w:rsidR="002C7CF6" w:rsidRPr="0053685E" w:rsidRDefault="002C7CF6">
      <w:pPr>
        <w:spacing w:after="160" w:line="259" w:lineRule="auto"/>
        <w:jc w:val="left"/>
        <w:rPr>
          <w:ins w:id="1231" w:author="Mariana Gil" w:date="2022-04-15T18:55:00Z"/>
          <w:lang w:val="en-GB"/>
        </w:rPr>
      </w:pPr>
    </w:p>
    <w:p w14:paraId="4463E5A2" w14:textId="6E1202DA" w:rsidR="002C7CF6" w:rsidRPr="0053685E" w:rsidRDefault="002C7CF6">
      <w:pPr>
        <w:pStyle w:val="Caption"/>
        <w:rPr>
          <w:ins w:id="1232" w:author="Mariana Gil" w:date="2022-04-15T18:55:00Z"/>
          <w:lang w:val="en-GB"/>
        </w:rPr>
        <w:pPrChange w:id="1233" w:author="Mariana Gil" w:date="2022-04-15T18:55:00Z">
          <w:pPr>
            <w:spacing w:after="160" w:line="259" w:lineRule="auto"/>
            <w:jc w:val="left"/>
          </w:pPr>
        </w:pPrChange>
      </w:pPr>
      <w:bookmarkStart w:id="1234" w:name="_Ref100941658"/>
      <w:bookmarkStart w:id="1235" w:name="_Toc100944674"/>
      <w:ins w:id="1236" w:author="Mariana Gil" w:date="2022-04-15T18:55:00Z">
        <w:r w:rsidRPr="0053685E">
          <w:t xml:space="preserve">Figure </w:t>
        </w:r>
        <w:r w:rsidRPr="0053685E">
          <w:fldChar w:fldCharType="begin"/>
        </w:r>
        <w:r w:rsidRPr="0053685E">
          <w:instrText xml:space="preserve"> SEQ Figure \* ARABIC </w:instrText>
        </w:r>
      </w:ins>
      <w:r w:rsidRPr="0053685E">
        <w:fldChar w:fldCharType="separate"/>
      </w:r>
      <w:ins w:id="1237" w:author="Mariana Gil" w:date="2022-04-15T19:10:00Z">
        <w:r w:rsidR="00FE4E63" w:rsidRPr="0053685E">
          <w:rPr>
            <w:noProof/>
          </w:rPr>
          <w:t>26</w:t>
        </w:r>
      </w:ins>
      <w:ins w:id="1238" w:author="Mariana Gil" w:date="2022-04-15T18:55:00Z">
        <w:r w:rsidRPr="0053685E">
          <w:fldChar w:fldCharType="end"/>
        </w:r>
        <w:bookmarkEnd w:id="1234"/>
        <w:r w:rsidRPr="0053685E">
          <w:t xml:space="preserve"> - Customers' Satisfaction Clusters</w:t>
        </w:r>
        <w:bookmarkEnd w:id="1235"/>
      </w:ins>
    </w:p>
    <w:p w14:paraId="4895FCF4" w14:textId="7172D8EC" w:rsidR="002C7CF6" w:rsidRPr="0053685E" w:rsidRDefault="002C7CF6">
      <w:pPr>
        <w:spacing w:after="160" w:line="259" w:lineRule="auto"/>
        <w:jc w:val="left"/>
        <w:rPr>
          <w:ins w:id="1239" w:author="Mariana Gil" w:date="2022-04-15T18:56:00Z"/>
          <w:lang w:val="en-GB"/>
        </w:rPr>
      </w:pPr>
      <w:ins w:id="1240" w:author="Mariana Gil" w:date="2022-04-15T18:55:00Z">
        <w:r w:rsidRPr="0053685E">
          <w:rPr>
            <w:noProof/>
          </w:rPr>
          <w:lastRenderedPageBreak/>
          <w:drawing>
            <wp:inline distT="0" distB="0" distL="0" distR="0" wp14:anchorId="5696D593" wp14:editId="1AEC5ADE">
              <wp:extent cx="2286000" cy="5677593"/>
              <wp:effectExtent l="0" t="0" r="0" b="0"/>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40"/>
                      <a:stretch>
                        <a:fillRect/>
                      </a:stretch>
                    </pic:blipFill>
                    <pic:spPr>
                      <a:xfrm>
                        <a:off x="0" y="0"/>
                        <a:ext cx="2290942" cy="5689867"/>
                      </a:xfrm>
                      <a:prstGeom prst="rect">
                        <a:avLst/>
                      </a:prstGeom>
                    </pic:spPr>
                  </pic:pic>
                </a:graphicData>
              </a:graphic>
            </wp:inline>
          </w:drawing>
        </w:r>
      </w:ins>
    </w:p>
    <w:p w14:paraId="5DF8D0D7" w14:textId="35FE0564" w:rsidR="00160734" w:rsidRPr="0053685E" w:rsidRDefault="00160734">
      <w:pPr>
        <w:spacing w:after="160" w:line="259" w:lineRule="auto"/>
        <w:jc w:val="left"/>
        <w:rPr>
          <w:ins w:id="1241" w:author="Mariana Gil" w:date="2022-04-15T18:56:00Z"/>
          <w:lang w:val="en-GB"/>
        </w:rPr>
      </w:pPr>
    </w:p>
    <w:p w14:paraId="6D21A2BE" w14:textId="3E6D55EC" w:rsidR="00160734" w:rsidRPr="0053685E" w:rsidRDefault="00160734">
      <w:pPr>
        <w:spacing w:after="160" w:line="259" w:lineRule="auto"/>
        <w:jc w:val="left"/>
        <w:rPr>
          <w:ins w:id="1242" w:author="Mariana Gil" w:date="2022-04-15T18:56:00Z"/>
          <w:lang w:val="en-GB"/>
        </w:rPr>
      </w:pPr>
    </w:p>
    <w:p w14:paraId="0386252A" w14:textId="4C4C7B59" w:rsidR="00160734" w:rsidRPr="0053685E" w:rsidRDefault="00160734">
      <w:pPr>
        <w:spacing w:after="160" w:line="259" w:lineRule="auto"/>
        <w:jc w:val="left"/>
        <w:rPr>
          <w:ins w:id="1243" w:author="Mariana Gil" w:date="2022-04-15T18:56:00Z"/>
          <w:lang w:val="en-GB"/>
        </w:rPr>
      </w:pPr>
    </w:p>
    <w:p w14:paraId="2D24DCED" w14:textId="7A3C3088" w:rsidR="00160734" w:rsidRPr="0053685E" w:rsidRDefault="00160734">
      <w:pPr>
        <w:spacing w:after="160" w:line="259" w:lineRule="auto"/>
        <w:jc w:val="left"/>
        <w:rPr>
          <w:ins w:id="1244" w:author="Mariana Gil" w:date="2022-04-15T18:56:00Z"/>
          <w:lang w:val="en-GB"/>
        </w:rPr>
      </w:pPr>
    </w:p>
    <w:p w14:paraId="721ED9B3" w14:textId="24929174" w:rsidR="00160734" w:rsidRPr="0053685E" w:rsidRDefault="00160734">
      <w:pPr>
        <w:spacing w:after="160" w:line="259" w:lineRule="auto"/>
        <w:jc w:val="left"/>
        <w:rPr>
          <w:ins w:id="1245" w:author="Mariana Gil" w:date="2022-04-15T18:56:00Z"/>
          <w:lang w:val="en-GB"/>
        </w:rPr>
      </w:pPr>
    </w:p>
    <w:p w14:paraId="25E2D87F" w14:textId="0A985350" w:rsidR="00160734" w:rsidRPr="0053685E" w:rsidRDefault="00160734">
      <w:pPr>
        <w:spacing w:after="160" w:line="259" w:lineRule="auto"/>
        <w:jc w:val="left"/>
        <w:rPr>
          <w:ins w:id="1246" w:author="Mariana Gil" w:date="2022-04-15T18:56:00Z"/>
          <w:lang w:val="en-GB"/>
        </w:rPr>
      </w:pPr>
    </w:p>
    <w:p w14:paraId="10C0C901" w14:textId="2CCDDD6D" w:rsidR="00160734" w:rsidRPr="0053685E" w:rsidRDefault="00160734">
      <w:pPr>
        <w:pStyle w:val="Caption"/>
        <w:rPr>
          <w:ins w:id="1247" w:author="Mariana Gil" w:date="2022-04-15T18:34:00Z"/>
          <w:lang w:val="en-GB"/>
        </w:rPr>
        <w:pPrChange w:id="1248" w:author="Mariana Gil" w:date="2022-04-15T18:57:00Z">
          <w:pPr>
            <w:spacing w:after="160" w:line="259" w:lineRule="auto"/>
            <w:jc w:val="left"/>
          </w:pPr>
        </w:pPrChange>
      </w:pPr>
      <w:bookmarkStart w:id="1249" w:name="_Toc100944675"/>
      <w:ins w:id="1250" w:author="Mariana Gil" w:date="2022-04-15T18:57:00Z">
        <w:r w:rsidRPr="0053685E">
          <w:rPr>
            <w:lang w:val="en-GB"/>
            <w:rPrChange w:id="1251" w:author="Ricardo Almeida" w:date="2022-06-16T19:19:00Z">
              <w:rPr/>
            </w:rPrChange>
          </w:rPr>
          <w:t xml:space="preserve">Figure </w:t>
        </w:r>
        <w:r w:rsidRPr="0053685E">
          <w:fldChar w:fldCharType="begin"/>
        </w:r>
        <w:r w:rsidRPr="0053685E">
          <w:rPr>
            <w:lang w:val="en-GB"/>
            <w:rPrChange w:id="1252" w:author="Ricardo Almeida" w:date="2022-06-16T19:19:00Z">
              <w:rPr/>
            </w:rPrChange>
          </w:rPr>
          <w:instrText xml:space="preserve"> SEQ Figure \* ARABIC </w:instrText>
        </w:r>
      </w:ins>
      <w:r w:rsidRPr="0053685E">
        <w:fldChar w:fldCharType="separate"/>
      </w:r>
      <w:ins w:id="1253" w:author="Mariana Gil" w:date="2022-04-15T19:10:00Z">
        <w:r w:rsidR="00FE4E63" w:rsidRPr="0053685E">
          <w:rPr>
            <w:noProof/>
            <w:lang w:val="en-GB"/>
          </w:rPr>
          <w:t>27</w:t>
        </w:r>
      </w:ins>
      <w:ins w:id="1254" w:author="Mariana Gil" w:date="2022-04-15T18:57:00Z">
        <w:r w:rsidRPr="0053685E">
          <w:fldChar w:fldCharType="end"/>
        </w:r>
        <w:r w:rsidRPr="0053685E">
          <w:rPr>
            <w:lang w:val="en-GB"/>
            <w:rPrChange w:id="1255" w:author="Ricardo Almeida" w:date="2022-06-16T19:19:00Z">
              <w:rPr/>
            </w:rPrChange>
          </w:rPr>
          <w:t xml:space="preserve"> - Customers' Satisfaction Clusters: Accommodation</w:t>
        </w:r>
      </w:ins>
      <w:bookmarkEnd w:id="1249"/>
    </w:p>
    <w:p w14:paraId="5C2BE26B" w14:textId="22891575" w:rsidR="00194ABE" w:rsidRPr="0053685E" w:rsidRDefault="00160734">
      <w:pPr>
        <w:spacing w:after="160" w:line="259" w:lineRule="auto"/>
        <w:jc w:val="left"/>
        <w:rPr>
          <w:ins w:id="1256" w:author="Mariana Gil" w:date="2022-04-15T18:57:00Z"/>
          <w:lang w:val="en-GB"/>
        </w:rPr>
      </w:pPr>
      <w:ins w:id="1257" w:author="Mariana Gil" w:date="2022-04-15T18:56:00Z">
        <w:r w:rsidRPr="0053685E">
          <w:rPr>
            <w:noProof/>
          </w:rPr>
          <w:lastRenderedPageBreak/>
          <w:drawing>
            <wp:inline distT="0" distB="0" distL="0" distR="0" wp14:anchorId="4D7D31E0" wp14:editId="039FBFAE">
              <wp:extent cx="2321169" cy="1577448"/>
              <wp:effectExtent l="0" t="0" r="3175" b="3810"/>
              <wp:docPr id="32" name="Picture 3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histogram&#10;&#10;Description automatically generated"/>
                      <pic:cNvPicPr/>
                    </pic:nvPicPr>
                    <pic:blipFill>
                      <a:blip r:embed="rId41"/>
                      <a:stretch>
                        <a:fillRect/>
                      </a:stretch>
                    </pic:blipFill>
                    <pic:spPr>
                      <a:xfrm>
                        <a:off x="0" y="0"/>
                        <a:ext cx="2329890" cy="1583375"/>
                      </a:xfrm>
                      <a:prstGeom prst="rect">
                        <a:avLst/>
                      </a:prstGeom>
                    </pic:spPr>
                  </pic:pic>
                </a:graphicData>
              </a:graphic>
            </wp:inline>
          </w:drawing>
        </w:r>
      </w:ins>
    </w:p>
    <w:p w14:paraId="5E117E6C" w14:textId="3DED1A07" w:rsidR="00160734" w:rsidRPr="0053685E" w:rsidRDefault="00160734" w:rsidP="00160734">
      <w:pPr>
        <w:pStyle w:val="Caption"/>
        <w:rPr>
          <w:ins w:id="1258" w:author="Mariana Gil" w:date="2022-04-15T18:58:00Z"/>
          <w:lang w:val="en-GB"/>
          <w:rPrChange w:id="1259" w:author="Ricardo Almeida" w:date="2022-06-16T19:19:00Z">
            <w:rPr>
              <w:ins w:id="1260" w:author="Mariana Gil" w:date="2022-04-15T18:58:00Z"/>
            </w:rPr>
          </w:rPrChange>
        </w:rPr>
      </w:pPr>
      <w:bookmarkStart w:id="1261" w:name="_Toc100944676"/>
      <w:ins w:id="1262" w:author="Mariana Gil" w:date="2022-04-15T18:56:00Z">
        <w:r w:rsidRPr="0053685E">
          <w:rPr>
            <w:noProof/>
          </w:rPr>
          <w:drawing>
            <wp:anchor distT="0" distB="0" distL="114300" distR="114300" simplePos="0" relativeHeight="251662336" behindDoc="0" locked="0" layoutInCell="1" allowOverlap="1" wp14:anchorId="6FE4096F" wp14:editId="6D23120B">
              <wp:simplePos x="0" y="0"/>
              <wp:positionH relativeFrom="column">
                <wp:posOffset>-84455</wp:posOffset>
              </wp:positionH>
              <wp:positionV relativeFrom="paragraph">
                <wp:posOffset>300306</wp:posOffset>
              </wp:positionV>
              <wp:extent cx="2461271" cy="1664677"/>
              <wp:effectExtent l="0" t="0" r="0" b="0"/>
              <wp:wrapTopAndBottom/>
              <wp:docPr id="33" name="Picture 3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histo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461271" cy="1664677"/>
                      </a:xfrm>
                      <a:prstGeom prst="rect">
                        <a:avLst/>
                      </a:prstGeom>
                    </pic:spPr>
                  </pic:pic>
                </a:graphicData>
              </a:graphic>
            </wp:anchor>
          </w:drawing>
        </w:r>
      </w:ins>
      <w:ins w:id="1263" w:author="Mariana Gil" w:date="2022-04-15T18:57:00Z">
        <w:r w:rsidRPr="0053685E">
          <w:rPr>
            <w:lang w:val="en-GB"/>
            <w:rPrChange w:id="1264" w:author="Ricardo Almeida" w:date="2022-06-16T19:19:00Z">
              <w:rPr/>
            </w:rPrChange>
          </w:rPr>
          <w:t xml:space="preserve">Figure </w:t>
        </w:r>
        <w:r w:rsidRPr="0053685E">
          <w:fldChar w:fldCharType="begin"/>
        </w:r>
        <w:r w:rsidRPr="0053685E">
          <w:rPr>
            <w:lang w:val="en-GB"/>
            <w:rPrChange w:id="1265" w:author="Ricardo Almeida" w:date="2022-06-16T19:19:00Z">
              <w:rPr/>
            </w:rPrChange>
          </w:rPr>
          <w:instrText xml:space="preserve"> SEQ Figure \* ARABIC </w:instrText>
        </w:r>
      </w:ins>
      <w:r w:rsidRPr="0053685E">
        <w:fldChar w:fldCharType="separate"/>
      </w:r>
      <w:ins w:id="1266" w:author="Mariana Gil" w:date="2022-04-15T19:10:00Z">
        <w:r w:rsidR="00FE4E63" w:rsidRPr="0053685E">
          <w:rPr>
            <w:noProof/>
            <w:lang w:val="en-GB"/>
          </w:rPr>
          <w:t>28</w:t>
        </w:r>
      </w:ins>
      <w:ins w:id="1267" w:author="Mariana Gil" w:date="2022-04-15T18:57:00Z">
        <w:r w:rsidRPr="0053685E">
          <w:fldChar w:fldCharType="end"/>
        </w:r>
        <w:r w:rsidRPr="0053685E">
          <w:rPr>
            <w:lang w:val="en-GB"/>
            <w:rPrChange w:id="1268" w:author="Ricardo Almeida" w:date="2022-06-16T19:19:00Z">
              <w:rPr/>
            </w:rPrChange>
          </w:rPr>
          <w:t xml:space="preserve"> - Customers' Satisfaction Clusters: Reception</w:t>
        </w:r>
      </w:ins>
      <w:bookmarkEnd w:id="1261"/>
    </w:p>
    <w:p w14:paraId="0008F988" w14:textId="2687329B" w:rsidR="00160734" w:rsidRPr="0053685E" w:rsidRDefault="00160734">
      <w:pPr>
        <w:pStyle w:val="Caption"/>
        <w:rPr>
          <w:ins w:id="1269" w:author="Mariana Gil" w:date="2022-04-15T18:56:00Z"/>
          <w:lang w:val="en-GB"/>
        </w:rPr>
        <w:pPrChange w:id="1270" w:author="Mariana Gil" w:date="2022-04-15T18:57:00Z">
          <w:pPr>
            <w:spacing w:after="160" w:line="259" w:lineRule="auto"/>
            <w:jc w:val="left"/>
          </w:pPr>
        </w:pPrChange>
      </w:pPr>
    </w:p>
    <w:p w14:paraId="672D0917" w14:textId="5C77ED2E" w:rsidR="00160734" w:rsidRPr="0053685E" w:rsidRDefault="00160734">
      <w:pPr>
        <w:pStyle w:val="Caption"/>
        <w:rPr>
          <w:ins w:id="1271" w:author="Mariana Gil" w:date="2022-04-15T18:56:00Z"/>
          <w:lang w:val="en-GB"/>
        </w:rPr>
        <w:pPrChange w:id="1272" w:author="Mariana Gil" w:date="2022-04-15T18:58:00Z">
          <w:pPr>
            <w:spacing w:after="160" w:line="259" w:lineRule="auto"/>
            <w:jc w:val="left"/>
          </w:pPr>
        </w:pPrChange>
      </w:pPr>
      <w:bookmarkStart w:id="1273" w:name="_Toc100944677"/>
      <w:ins w:id="1274" w:author="Mariana Gil" w:date="2022-04-15T18:58:00Z">
        <w:r w:rsidRPr="0053685E">
          <w:rPr>
            <w:lang w:val="en-GB"/>
            <w:rPrChange w:id="1275" w:author="Ricardo Almeida" w:date="2022-06-16T19:19:00Z">
              <w:rPr/>
            </w:rPrChange>
          </w:rPr>
          <w:t xml:space="preserve">Figure </w:t>
        </w:r>
        <w:r w:rsidRPr="0053685E">
          <w:fldChar w:fldCharType="begin"/>
        </w:r>
        <w:r w:rsidRPr="0053685E">
          <w:rPr>
            <w:lang w:val="en-GB"/>
            <w:rPrChange w:id="1276" w:author="Ricardo Almeida" w:date="2022-06-16T19:19:00Z">
              <w:rPr/>
            </w:rPrChange>
          </w:rPr>
          <w:instrText xml:space="preserve"> SEQ Figure \* ARABIC </w:instrText>
        </w:r>
      </w:ins>
      <w:r w:rsidRPr="0053685E">
        <w:fldChar w:fldCharType="separate"/>
      </w:r>
      <w:ins w:id="1277" w:author="Mariana Gil" w:date="2022-04-15T19:10:00Z">
        <w:r w:rsidR="00FE4E63" w:rsidRPr="0053685E">
          <w:rPr>
            <w:noProof/>
            <w:lang w:val="en-GB"/>
          </w:rPr>
          <w:t>29</w:t>
        </w:r>
      </w:ins>
      <w:ins w:id="1278" w:author="Mariana Gil" w:date="2022-04-15T18:58:00Z">
        <w:r w:rsidRPr="0053685E">
          <w:fldChar w:fldCharType="end"/>
        </w:r>
        <w:r w:rsidRPr="0053685E">
          <w:rPr>
            <w:lang w:val="en-GB"/>
            <w:rPrChange w:id="1279" w:author="Ricardo Almeida" w:date="2022-06-16T19:19:00Z">
              <w:rPr/>
            </w:rPrChange>
          </w:rPr>
          <w:t xml:space="preserve"> - Accommodation vs Reception</w:t>
        </w:r>
      </w:ins>
      <w:bookmarkEnd w:id="1273"/>
    </w:p>
    <w:p w14:paraId="0A005B4B" w14:textId="75179B3B" w:rsidR="00160734" w:rsidRPr="0053685E" w:rsidRDefault="00160734">
      <w:pPr>
        <w:spacing w:after="160" w:line="259" w:lineRule="auto"/>
        <w:jc w:val="left"/>
        <w:rPr>
          <w:ins w:id="1280" w:author="Mariana Gil" w:date="2022-04-15T18:56:00Z"/>
          <w:lang w:val="en-GB"/>
        </w:rPr>
      </w:pPr>
      <w:ins w:id="1281" w:author="Mariana Gil" w:date="2022-04-15T18:56:00Z">
        <w:r w:rsidRPr="0053685E">
          <w:rPr>
            <w:noProof/>
          </w:rPr>
          <w:drawing>
            <wp:inline distT="0" distB="0" distL="0" distR="0" wp14:anchorId="53688316" wp14:editId="704AEF55">
              <wp:extent cx="2873797" cy="1951893"/>
              <wp:effectExtent l="0" t="0" r="3175" b="0"/>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pic:nvPicPr>
                    <pic:blipFill>
                      <a:blip r:embed="rId43"/>
                      <a:stretch>
                        <a:fillRect/>
                      </a:stretch>
                    </pic:blipFill>
                    <pic:spPr>
                      <a:xfrm>
                        <a:off x="0" y="0"/>
                        <a:ext cx="2878717" cy="1955235"/>
                      </a:xfrm>
                      <a:prstGeom prst="rect">
                        <a:avLst/>
                      </a:prstGeom>
                    </pic:spPr>
                  </pic:pic>
                </a:graphicData>
              </a:graphic>
            </wp:inline>
          </w:drawing>
        </w:r>
      </w:ins>
    </w:p>
    <w:p w14:paraId="25AB1DF2" w14:textId="19E65C6B" w:rsidR="00160734" w:rsidRPr="0053685E" w:rsidRDefault="00160734">
      <w:pPr>
        <w:pStyle w:val="Caption"/>
        <w:rPr>
          <w:ins w:id="1282" w:author="Mariana Gil" w:date="2022-04-15T18:34:00Z"/>
          <w:lang w:val="en-GB"/>
        </w:rPr>
        <w:pPrChange w:id="1283" w:author="Mariana Gil" w:date="2022-04-15T18:58:00Z">
          <w:pPr>
            <w:spacing w:after="160" w:line="259" w:lineRule="auto"/>
            <w:jc w:val="left"/>
          </w:pPr>
        </w:pPrChange>
      </w:pPr>
      <w:bookmarkStart w:id="1284" w:name="_Toc100944678"/>
      <w:ins w:id="1285" w:author="Mariana Gil" w:date="2022-04-15T18:58:00Z">
        <w:r w:rsidRPr="0053685E">
          <w:t xml:space="preserve">Figure </w:t>
        </w:r>
        <w:r w:rsidRPr="0053685E">
          <w:fldChar w:fldCharType="begin"/>
        </w:r>
        <w:r w:rsidRPr="0053685E">
          <w:instrText xml:space="preserve"> SEQ Figure \* ARABIC </w:instrText>
        </w:r>
      </w:ins>
      <w:r w:rsidRPr="0053685E">
        <w:fldChar w:fldCharType="separate"/>
      </w:r>
      <w:ins w:id="1286" w:author="Mariana Gil" w:date="2022-04-15T19:10:00Z">
        <w:r w:rsidR="00FE4E63" w:rsidRPr="0053685E">
          <w:rPr>
            <w:noProof/>
          </w:rPr>
          <w:t>30</w:t>
        </w:r>
      </w:ins>
      <w:ins w:id="1287" w:author="Mariana Gil" w:date="2022-04-15T18:58:00Z">
        <w:r w:rsidRPr="0053685E">
          <w:fldChar w:fldCharType="end"/>
        </w:r>
        <w:r w:rsidRPr="0053685E">
          <w:t xml:space="preserve"> - Reception vs Catering</w:t>
        </w:r>
      </w:ins>
      <w:bookmarkEnd w:id="1284"/>
    </w:p>
    <w:p w14:paraId="10B96FB7" w14:textId="3F4AAE6C" w:rsidR="00D87C15" w:rsidRPr="0053685E" w:rsidRDefault="00160734">
      <w:pPr>
        <w:spacing w:after="160" w:line="259" w:lineRule="auto"/>
        <w:jc w:val="left"/>
        <w:rPr>
          <w:ins w:id="1288" w:author="Mariana Gil" w:date="2022-04-15T19:50:00Z"/>
          <w:lang w:val="en-GB"/>
        </w:rPr>
      </w:pPr>
      <w:ins w:id="1289" w:author="Mariana Gil" w:date="2022-04-15T18:58:00Z">
        <w:r w:rsidRPr="0053685E">
          <w:rPr>
            <w:noProof/>
          </w:rPr>
          <w:drawing>
            <wp:inline distT="0" distB="0" distL="0" distR="0" wp14:anchorId="2C46A700" wp14:editId="2D816D8A">
              <wp:extent cx="2860431" cy="1942815"/>
              <wp:effectExtent l="0" t="0" r="0" b="635"/>
              <wp:docPr id="35" name="Picture 35"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atter chart&#10;&#10;Description automatically generated"/>
                      <pic:cNvPicPr/>
                    </pic:nvPicPr>
                    <pic:blipFill>
                      <a:blip r:embed="rId44"/>
                      <a:stretch>
                        <a:fillRect/>
                      </a:stretch>
                    </pic:blipFill>
                    <pic:spPr>
                      <a:xfrm>
                        <a:off x="0" y="0"/>
                        <a:ext cx="2864263" cy="1945417"/>
                      </a:xfrm>
                      <a:prstGeom prst="rect">
                        <a:avLst/>
                      </a:prstGeom>
                    </pic:spPr>
                  </pic:pic>
                </a:graphicData>
              </a:graphic>
            </wp:inline>
          </w:drawing>
        </w:r>
      </w:ins>
      <w:del w:id="1290" w:author="Mariana Gil" w:date="2022-04-15T19:50:00Z">
        <w:r w:rsidR="00382175" w:rsidRPr="0053685E" w:rsidDel="006C0FDD">
          <w:rPr>
            <w:lang w:val="en-GB"/>
          </w:rPr>
          <w:br w:type="page"/>
        </w:r>
      </w:del>
    </w:p>
    <w:p w14:paraId="2F12285F" w14:textId="77777777" w:rsidR="006C0FDD" w:rsidRPr="0053685E" w:rsidRDefault="006C0FDD">
      <w:pPr>
        <w:spacing w:after="160" w:line="259" w:lineRule="auto"/>
        <w:jc w:val="left"/>
        <w:rPr>
          <w:ins w:id="1291" w:author="Mariana Gil" w:date="2022-04-15T18:59:00Z"/>
          <w:lang w:val="en-GB"/>
        </w:rPr>
      </w:pPr>
    </w:p>
    <w:p w14:paraId="5FE8D282" w14:textId="31F9C7AA" w:rsidR="00D87C15" w:rsidRPr="0053685E" w:rsidRDefault="00D87C15">
      <w:pPr>
        <w:pStyle w:val="Caption"/>
        <w:rPr>
          <w:ins w:id="1292" w:author="Mariana Gil" w:date="2022-04-15T18:59:00Z"/>
          <w:lang w:val="en-GB"/>
        </w:rPr>
        <w:pPrChange w:id="1293" w:author="Mariana Gil" w:date="2022-04-15T19:00:00Z">
          <w:pPr>
            <w:spacing w:after="160" w:line="259" w:lineRule="auto"/>
            <w:jc w:val="left"/>
          </w:pPr>
        </w:pPrChange>
      </w:pPr>
      <w:bookmarkStart w:id="1294" w:name="_Toc100944679"/>
      <w:ins w:id="1295" w:author="Mariana Gil" w:date="2022-04-15T19:00:00Z">
        <w:r w:rsidRPr="0053685E">
          <w:rPr>
            <w:lang w:val="en-GB"/>
            <w:rPrChange w:id="1296" w:author="Ricardo Almeida" w:date="2022-06-16T19:19:00Z">
              <w:rPr/>
            </w:rPrChange>
          </w:rPr>
          <w:lastRenderedPageBreak/>
          <w:t xml:space="preserve">Figure </w:t>
        </w:r>
        <w:r w:rsidRPr="0053685E">
          <w:fldChar w:fldCharType="begin"/>
        </w:r>
        <w:r w:rsidRPr="0053685E">
          <w:rPr>
            <w:lang w:val="en-GB"/>
            <w:rPrChange w:id="1297" w:author="Ricardo Almeida" w:date="2022-06-16T19:19:00Z">
              <w:rPr/>
            </w:rPrChange>
          </w:rPr>
          <w:instrText xml:space="preserve"> SEQ Figure \* ARABIC </w:instrText>
        </w:r>
      </w:ins>
      <w:r w:rsidRPr="0053685E">
        <w:fldChar w:fldCharType="separate"/>
      </w:r>
      <w:ins w:id="1298" w:author="Mariana Gil" w:date="2022-04-15T19:10:00Z">
        <w:r w:rsidR="00FE4E63" w:rsidRPr="0053685E">
          <w:rPr>
            <w:noProof/>
            <w:lang w:val="en-GB"/>
          </w:rPr>
          <w:t>31</w:t>
        </w:r>
      </w:ins>
      <w:ins w:id="1299" w:author="Mariana Gil" w:date="2022-04-15T19:00:00Z">
        <w:r w:rsidRPr="0053685E">
          <w:fldChar w:fldCharType="end"/>
        </w:r>
        <w:r w:rsidRPr="0053685E">
          <w:rPr>
            <w:lang w:val="en-GB"/>
            <w:rPrChange w:id="1300" w:author="Ricardo Almeida" w:date="2022-06-16T19:19:00Z">
              <w:rPr/>
            </w:rPrChange>
          </w:rPr>
          <w:t xml:space="preserve"> - Customers' Satisfaction Clusters: Descriptive Statistics</w:t>
        </w:r>
      </w:ins>
      <w:bookmarkEnd w:id="1294"/>
    </w:p>
    <w:p w14:paraId="18897A23" w14:textId="4EA9BA98" w:rsidR="00D87C15" w:rsidRPr="0053685E" w:rsidRDefault="00D87C15">
      <w:pPr>
        <w:spacing w:after="160" w:line="259" w:lineRule="auto"/>
        <w:jc w:val="left"/>
        <w:rPr>
          <w:ins w:id="1301" w:author="Mariana Gil" w:date="2022-04-15T18:59:00Z"/>
          <w:lang w:val="en-GB"/>
        </w:rPr>
      </w:pPr>
      <w:ins w:id="1302" w:author="Mariana Gil" w:date="2022-04-15T18:59:00Z">
        <w:r w:rsidRPr="0053685E">
          <w:rPr>
            <w:noProof/>
          </w:rPr>
          <w:drawing>
            <wp:inline distT="0" distB="0" distL="0" distR="0" wp14:anchorId="15BF5208" wp14:editId="5F15E76B">
              <wp:extent cx="2104292" cy="1364832"/>
              <wp:effectExtent l="0" t="0" r="0" b="6985"/>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45"/>
                      <a:stretch>
                        <a:fillRect/>
                      </a:stretch>
                    </pic:blipFill>
                    <pic:spPr>
                      <a:xfrm>
                        <a:off x="0" y="0"/>
                        <a:ext cx="2113188" cy="1370602"/>
                      </a:xfrm>
                      <a:prstGeom prst="rect">
                        <a:avLst/>
                      </a:prstGeom>
                    </pic:spPr>
                  </pic:pic>
                </a:graphicData>
              </a:graphic>
            </wp:inline>
          </w:drawing>
        </w:r>
        <w:r w:rsidRPr="0053685E">
          <w:rPr>
            <w:noProof/>
          </w:rPr>
          <w:drawing>
            <wp:inline distT="0" distB="0" distL="0" distR="0" wp14:anchorId="292EF3CB" wp14:editId="094B6D0B">
              <wp:extent cx="2151184" cy="1398053"/>
              <wp:effectExtent l="0" t="0" r="1905" b="0"/>
              <wp:docPr id="37" name="Picture 3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pic:cNvPicPr/>
                    </pic:nvPicPr>
                    <pic:blipFill>
                      <a:blip r:embed="rId46"/>
                      <a:stretch>
                        <a:fillRect/>
                      </a:stretch>
                    </pic:blipFill>
                    <pic:spPr>
                      <a:xfrm>
                        <a:off x="0" y="0"/>
                        <a:ext cx="2155751" cy="1401021"/>
                      </a:xfrm>
                      <a:prstGeom prst="rect">
                        <a:avLst/>
                      </a:prstGeom>
                    </pic:spPr>
                  </pic:pic>
                </a:graphicData>
              </a:graphic>
            </wp:inline>
          </w:drawing>
        </w:r>
        <w:r w:rsidRPr="0053685E">
          <w:rPr>
            <w:noProof/>
          </w:rPr>
          <w:drawing>
            <wp:inline distT="0" distB="0" distL="0" distR="0" wp14:anchorId="60684AE2" wp14:editId="64E3D161">
              <wp:extent cx="2137904" cy="1394851"/>
              <wp:effectExtent l="0" t="0" r="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47"/>
                      <a:stretch>
                        <a:fillRect/>
                      </a:stretch>
                    </pic:blipFill>
                    <pic:spPr>
                      <a:xfrm>
                        <a:off x="0" y="0"/>
                        <a:ext cx="2144227" cy="1398976"/>
                      </a:xfrm>
                      <a:prstGeom prst="rect">
                        <a:avLst/>
                      </a:prstGeom>
                    </pic:spPr>
                  </pic:pic>
                </a:graphicData>
              </a:graphic>
            </wp:inline>
          </w:drawing>
        </w:r>
      </w:ins>
    </w:p>
    <w:p w14:paraId="1F18E374" w14:textId="23422344" w:rsidR="00826321" w:rsidRPr="0053685E" w:rsidRDefault="00826321">
      <w:pPr>
        <w:spacing w:after="160" w:line="259" w:lineRule="auto"/>
        <w:jc w:val="left"/>
        <w:rPr>
          <w:ins w:id="1303" w:author="Mariana Gil" w:date="2022-04-15T19:07:00Z"/>
          <w:lang w:val="en-GB"/>
        </w:rPr>
      </w:pPr>
    </w:p>
    <w:p w14:paraId="3B4FA5F8" w14:textId="4CB409DC" w:rsidR="00826321" w:rsidRPr="0053685E" w:rsidRDefault="00826321">
      <w:pPr>
        <w:pStyle w:val="Caption"/>
        <w:rPr>
          <w:ins w:id="1304" w:author="Mariana Gil" w:date="2022-04-15T19:07:00Z"/>
          <w:lang w:val="en-GB"/>
        </w:rPr>
        <w:pPrChange w:id="1305" w:author="Mariana Gil" w:date="2022-04-15T19:08:00Z">
          <w:pPr>
            <w:spacing w:after="160" w:line="259" w:lineRule="auto"/>
            <w:jc w:val="left"/>
          </w:pPr>
        </w:pPrChange>
      </w:pPr>
      <w:bookmarkStart w:id="1306" w:name="_Ref100942303"/>
      <w:bookmarkStart w:id="1307" w:name="_Toc100944680"/>
      <w:ins w:id="1308" w:author="Mariana Gil" w:date="2022-04-15T19:08:00Z">
        <w:r w:rsidRPr="0053685E">
          <w:t xml:space="preserve">Figure </w:t>
        </w:r>
        <w:r w:rsidRPr="0053685E">
          <w:fldChar w:fldCharType="begin"/>
        </w:r>
        <w:r w:rsidRPr="0053685E">
          <w:instrText xml:space="preserve"> SEQ Figure \* ARABIC </w:instrText>
        </w:r>
      </w:ins>
      <w:r w:rsidRPr="0053685E">
        <w:fldChar w:fldCharType="separate"/>
      </w:r>
      <w:ins w:id="1309" w:author="Mariana Gil" w:date="2022-04-15T19:10:00Z">
        <w:r w:rsidR="00FE4E63" w:rsidRPr="0053685E">
          <w:rPr>
            <w:noProof/>
          </w:rPr>
          <w:t>32</w:t>
        </w:r>
      </w:ins>
      <w:ins w:id="1310" w:author="Mariana Gil" w:date="2022-04-15T19:08:00Z">
        <w:r w:rsidRPr="0053685E">
          <w:fldChar w:fldCharType="end"/>
        </w:r>
        <w:bookmarkEnd w:id="1306"/>
        <w:r w:rsidRPr="0053685E">
          <w:t xml:space="preserve"> - Clients' Retention Level</w:t>
        </w:r>
      </w:ins>
      <w:bookmarkEnd w:id="1307"/>
    </w:p>
    <w:p w14:paraId="5EA898C4" w14:textId="77777777" w:rsidR="00826321" w:rsidRPr="0053685E" w:rsidRDefault="00826321">
      <w:pPr>
        <w:spacing w:after="160" w:line="259" w:lineRule="auto"/>
        <w:jc w:val="left"/>
        <w:rPr>
          <w:ins w:id="1311" w:author="Mariana Gil" w:date="2022-04-15T19:08:00Z"/>
          <w:lang w:val="en-GB"/>
        </w:rPr>
      </w:pPr>
      <w:ins w:id="1312" w:author="Mariana Gil" w:date="2022-04-15T19:07:00Z">
        <w:r w:rsidRPr="0053685E">
          <w:rPr>
            <w:noProof/>
          </w:rPr>
          <w:drawing>
            <wp:inline distT="0" distB="0" distL="0" distR="0" wp14:anchorId="04BE40B8" wp14:editId="27C09C8A">
              <wp:extent cx="2545159" cy="3839308"/>
              <wp:effectExtent l="0" t="0" r="7620" b="889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48"/>
                      <a:stretch>
                        <a:fillRect/>
                      </a:stretch>
                    </pic:blipFill>
                    <pic:spPr>
                      <a:xfrm>
                        <a:off x="0" y="0"/>
                        <a:ext cx="2551785" cy="3849303"/>
                      </a:xfrm>
                      <a:prstGeom prst="rect">
                        <a:avLst/>
                      </a:prstGeom>
                    </pic:spPr>
                  </pic:pic>
                </a:graphicData>
              </a:graphic>
            </wp:inline>
          </w:drawing>
        </w:r>
      </w:ins>
    </w:p>
    <w:p w14:paraId="734F83B0" w14:textId="7163CE54" w:rsidR="00826321" w:rsidRPr="0053685E" w:rsidRDefault="00FE4E63">
      <w:pPr>
        <w:pStyle w:val="Caption"/>
        <w:rPr>
          <w:ins w:id="1313" w:author="Mariana Gil" w:date="2022-04-15T19:08:00Z"/>
          <w:lang w:val="en-GB"/>
        </w:rPr>
        <w:pPrChange w:id="1314" w:author="Mariana Gil" w:date="2022-04-15T19:10:00Z">
          <w:pPr>
            <w:spacing w:after="160" w:line="259" w:lineRule="auto"/>
            <w:jc w:val="left"/>
          </w:pPr>
        </w:pPrChange>
      </w:pPr>
      <w:bookmarkStart w:id="1315" w:name="_Toc100944681"/>
      <w:ins w:id="1316" w:author="Mariana Gil" w:date="2022-04-15T19:10:00Z">
        <w:r w:rsidRPr="0053685E">
          <w:t xml:space="preserve">Figure </w:t>
        </w:r>
        <w:r w:rsidRPr="0053685E">
          <w:fldChar w:fldCharType="begin"/>
        </w:r>
        <w:r w:rsidRPr="0053685E">
          <w:instrText xml:space="preserve"> SEQ Figure \* ARABIC </w:instrText>
        </w:r>
      </w:ins>
      <w:r w:rsidRPr="0053685E">
        <w:fldChar w:fldCharType="separate"/>
      </w:r>
      <w:ins w:id="1317" w:author="Mariana Gil" w:date="2022-04-15T19:10:00Z">
        <w:r w:rsidRPr="0053685E">
          <w:rPr>
            <w:noProof/>
          </w:rPr>
          <w:t>33</w:t>
        </w:r>
        <w:r w:rsidRPr="0053685E">
          <w:fldChar w:fldCharType="end"/>
        </w:r>
        <w:r w:rsidRPr="0053685E">
          <w:t xml:space="preserve"> - Average Satisfaction</w:t>
        </w:r>
      </w:ins>
      <w:bookmarkEnd w:id="1315"/>
    </w:p>
    <w:p w14:paraId="36D9EB5F" w14:textId="77777777" w:rsidR="00826321" w:rsidRPr="0053685E" w:rsidRDefault="00826321">
      <w:pPr>
        <w:spacing w:after="160" w:line="259" w:lineRule="auto"/>
        <w:jc w:val="left"/>
        <w:rPr>
          <w:ins w:id="1318" w:author="Mariana Gil" w:date="2022-04-15T19:10:00Z"/>
          <w:lang w:val="en-GB"/>
        </w:rPr>
      </w:pPr>
      <w:ins w:id="1319" w:author="Mariana Gil" w:date="2022-04-15T19:08:00Z">
        <w:r w:rsidRPr="0053685E">
          <w:rPr>
            <w:noProof/>
          </w:rPr>
          <w:lastRenderedPageBreak/>
          <w:drawing>
            <wp:inline distT="0" distB="0" distL="0" distR="0" wp14:anchorId="23342BF5" wp14:editId="0AFAA6B6">
              <wp:extent cx="2532184" cy="1696771"/>
              <wp:effectExtent l="0" t="0" r="1905" b="0"/>
              <wp:docPr id="40" name="Picture 4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histogram&#10;&#10;Description automatically generated"/>
                      <pic:cNvPicPr/>
                    </pic:nvPicPr>
                    <pic:blipFill>
                      <a:blip r:embed="rId49"/>
                      <a:stretch>
                        <a:fillRect/>
                      </a:stretch>
                    </pic:blipFill>
                    <pic:spPr>
                      <a:xfrm>
                        <a:off x="0" y="0"/>
                        <a:ext cx="2534547" cy="1698355"/>
                      </a:xfrm>
                      <a:prstGeom prst="rect">
                        <a:avLst/>
                      </a:prstGeom>
                    </pic:spPr>
                  </pic:pic>
                </a:graphicData>
              </a:graphic>
            </wp:inline>
          </w:drawing>
        </w:r>
      </w:ins>
    </w:p>
    <w:p w14:paraId="415234EE" w14:textId="77777777" w:rsidR="00826321" w:rsidRPr="0053685E" w:rsidRDefault="00826321">
      <w:pPr>
        <w:spacing w:after="160" w:line="259" w:lineRule="auto"/>
        <w:jc w:val="left"/>
        <w:rPr>
          <w:ins w:id="1320" w:author="Mariana Gil" w:date="2022-04-15T19:10:00Z"/>
          <w:lang w:val="en-GB"/>
        </w:rPr>
      </w:pPr>
    </w:p>
    <w:p w14:paraId="72FD5DA3" w14:textId="77777777" w:rsidR="00826321" w:rsidRPr="0053685E" w:rsidRDefault="00826321">
      <w:pPr>
        <w:spacing w:after="160" w:line="259" w:lineRule="auto"/>
        <w:jc w:val="left"/>
        <w:rPr>
          <w:ins w:id="1321" w:author="Mariana Gil" w:date="2022-04-15T19:10:00Z"/>
          <w:lang w:val="en-GB"/>
        </w:rPr>
      </w:pPr>
    </w:p>
    <w:p w14:paraId="3D107459" w14:textId="77777777" w:rsidR="00826321" w:rsidRPr="0053685E" w:rsidRDefault="00826321">
      <w:pPr>
        <w:spacing w:after="160" w:line="259" w:lineRule="auto"/>
        <w:jc w:val="left"/>
        <w:rPr>
          <w:ins w:id="1322" w:author="Mariana Gil" w:date="2022-04-15T19:10:00Z"/>
          <w:lang w:val="en-GB"/>
        </w:rPr>
      </w:pPr>
    </w:p>
    <w:p w14:paraId="48F23602" w14:textId="6FB75AE8" w:rsidR="00D87C15" w:rsidRPr="0053685E" w:rsidRDefault="00826321">
      <w:pPr>
        <w:pStyle w:val="Caption"/>
        <w:rPr>
          <w:ins w:id="1323" w:author="Mariana Gil" w:date="2022-04-15T19:08:00Z"/>
          <w:lang w:val="en-GB"/>
        </w:rPr>
        <w:pPrChange w:id="1324" w:author="Mariana Gil" w:date="2022-04-15T19:10:00Z">
          <w:pPr>
            <w:spacing w:after="160" w:line="259" w:lineRule="auto"/>
            <w:jc w:val="left"/>
          </w:pPr>
        </w:pPrChange>
      </w:pPr>
      <w:bookmarkStart w:id="1325" w:name="_Toc100944682"/>
      <w:ins w:id="1326" w:author="Mariana Gil" w:date="2022-04-15T19:10:00Z">
        <w:r w:rsidRPr="0053685E">
          <w:rPr>
            <w:lang w:val="en-GB"/>
            <w:rPrChange w:id="1327" w:author="Ricardo Almeida" w:date="2022-06-16T19:19:00Z">
              <w:rPr/>
            </w:rPrChange>
          </w:rPr>
          <w:t xml:space="preserve">Figure </w:t>
        </w:r>
        <w:r w:rsidRPr="0053685E">
          <w:fldChar w:fldCharType="begin"/>
        </w:r>
        <w:r w:rsidRPr="0053685E">
          <w:rPr>
            <w:lang w:val="en-GB"/>
            <w:rPrChange w:id="1328" w:author="Ricardo Almeida" w:date="2022-06-16T19:19:00Z">
              <w:rPr/>
            </w:rPrChange>
          </w:rPr>
          <w:instrText xml:space="preserve"> SEQ Figure \* ARABIC </w:instrText>
        </w:r>
      </w:ins>
      <w:r w:rsidRPr="0053685E">
        <w:fldChar w:fldCharType="separate"/>
      </w:r>
      <w:ins w:id="1329" w:author="Mariana Gil" w:date="2022-04-15T19:10:00Z">
        <w:r w:rsidR="00FE4E63" w:rsidRPr="0053685E">
          <w:rPr>
            <w:noProof/>
            <w:lang w:val="en-GB"/>
          </w:rPr>
          <w:t>34</w:t>
        </w:r>
        <w:r w:rsidRPr="0053685E">
          <w:fldChar w:fldCharType="end"/>
        </w:r>
        <w:r w:rsidRPr="0053685E">
          <w:rPr>
            <w:lang w:val="en-GB"/>
            <w:rPrChange w:id="1330" w:author="Ricardo Almeida" w:date="2022-06-16T19:19:00Z">
              <w:rPr/>
            </w:rPrChange>
          </w:rPr>
          <w:t xml:space="preserve"> - Clients' Retention Level: Descriptive Statistics</w:t>
        </w:r>
      </w:ins>
      <w:bookmarkEnd w:id="1325"/>
    </w:p>
    <w:p w14:paraId="701E3FAD" w14:textId="0F5D81EF" w:rsidR="00826321" w:rsidRPr="0053685E" w:rsidRDefault="00826321">
      <w:pPr>
        <w:spacing w:after="160" w:line="259" w:lineRule="auto"/>
        <w:jc w:val="left"/>
        <w:rPr>
          <w:ins w:id="1331" w:author="Mariana Gil" w:date="2022-04-15T19:09:00Z"/>
          <w:lang w:val="en-GB"/>
        </w:rPr>
      </w:pPr>
      <w:ins w:id="1332" w:author="Mariana Gil" w:date="2022-04-15T19:08:00Z">
        <w:r w:rsidRPr="0053685E">
          <w:rPr>
            <w:noProof/>
          </w:rPr>
          <w:drawing>
            <wp:inline distT="0" distB="0" distL="0" distR="0" wp14:anchorId="4CC6A1F9" wp14:editId="7E0DB6E1">
              <wp:extent cx="2118290" cy="1389184"/>
              <wp:effectExtent l="0" t="0" r="0" b="1905"/>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50"/>
                      <a:stretch>
                        <a:fillRect/>
                      </a:stretch>
                    </pic:blipFill>
                    <pic:spPr>
                      <a:xfrm>
                        <a:off x="0" y="0"/>
                        <a:ext cx="2125593" cy="1393974"/>
                      </a:xfrm>
                      <a:prstGeom prst="rect">
                        <a:avLst/>
                      </a:prstGeom>
                    </pic:spPr>
                  </pic:pic>
                </a:graphicData>
              </a:graphic>
            </wp:inline>
          </w:drawing>
        </w:r>
      </w:ins>
      <w:ins w:id="1333" w:author="Mariana Gil" w:date="2022-04-15T19:09:00Z">
        <w:r w:rsidRPr="0053685E">
          <w:rPr>
            <w:noProof/>
          </w:rPr>
          <w:t xml:space="preserve"> </w:t>
        </w:r>
        <w:r w:rsidRPr="0053685E">
          <w:rPr>
            <w:noProof/>
          </w:rPr>
          <w:drawing>
            <wp:inline distT="0" distB="0" distL="0" distR="0" wp14:anchorId="738233D1" wp14:editId="76BE07B0">
              <wp:extent cx="2104292" cy="1387210"/>
              <wp:effectExtent l="0" t="0" r="0" b="3810"/>
              <wp:docPr id="42" name="Picture 42"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table&#10;&#10;Description automatically generated"/>
                      <pic:cNvPicPr/>
                    </pic:nvPicPr>
                    <pic:blipFill>
                      <a:blip r:embed="rId51"/>
                      <a:stretch>
                        <a:fillRect/>
                      </a:stretch>
                    </pic:blipFill>
                    <pic:spPr>
                      <a:xfrm>
                        <a:off x="0" y="0"/>
                        <a:ext cx="2122969" cy="1399522"/>
                      </a:xfrm>
                      <a:prstGeom prst="rect">
                        <a:avLst/>
                      </a:prstGeom>
                    </pic:spPr>
                  </pic:pic>
                </a:graphicData>
              </a:graphic>
            </wp:inline>
          </w:drawing>
        </w:r>
        <w:r w:rsidRPr="0053685E">
          <w:rPr>
            <w:noProof/>
          </w:rPr>
          <w:t xml:space="preserve"> </w:t>
        </w:r>
        <w:r w:rsidRPr="0053685E">
          <w:rPr>
            <w:noProof/>
          </w:rPr>
          <w:drawing>
            <wp:inline distT="0" distB="0" distL="0" distR="0" wp14:anchorId="1E483CD9" wp14:editId="47715470">
              <wp:extent cx="2133157" cy="1385277"/>
              <wp:effectExtent l="0" t="0" r="635" b="5715"/>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52"/>
                      <a:stretch>
                        <a:fillRect/>
                      </a:stretch>
                    </pic:blipFill>
                    <pic:spPr>
                      <a:xfrm>
                        <a:off x="0" y="0"/>
                        <a:ext cx="2141072" cy="1390417"/>
                      </a:xfrm>
                      <a:prstGeom prst="rect">
                        <a:avLst/>
                      </a:prstGeom>
                    </pic:spPr>
                  </pic:pic>
                </a:graphicData>
              </a:graphic>
            </wp:inline>
          </w:drawing>
        </w:r>
      </w:ins>
    </w:p>
    <w:p w14:paraId="6A6C1E7D" w14:textId="77777777" w:rsidR="00826321" w:rsidRPr="0053685E" w:rsidRDefault="00826321">
      <w:pPr>
        <w:spacing w:after="160" w:line="259" w:lineRule="auto"/>
        <w:jc w:val="left"/>
        <w:rPr>
          <w:ins w:id="1334" w:author="Mariana Gil" w:date="2022-04-15T19:09:00Z"/>
          <w:lang w:val="en-GB"/>
        </w:rPr>
      </w:pPr>
      <w:ins w:id="1335" w:author="Mariana Gil" w:date="2022-04-15T19:09:00Z">
        <w:r w:rsidRPr="0053685E">
          <w:rPr>
            <w:lang w:val="en-GB"/>
          </w:rPr>
          <w:br w:type="page"/>
        </w:r>
      </w:ins>
    </w:p>
    <w:p w14:paraId="477D5EFB" w14:textId="698B6BC3" w:rsidR="00D87C15" w:rsidRPr="0053685E" w:rsidDel="00FE4E63" w:rsidRDefault="00D87C15">
      <w:pPr>
        <w:spacing w:after="160" w:line="259" w:lineRule="auto"/>
        <w:jc w:val="left"/>
        <w:rPr>
          <w:del w:id="1336" w:author="Mariana Gil" w:date="2022-04-15T19:10:00Z"/>
          <w:lang w:val="en-GB"/>
        </w:rPr>
      </w:pPr>
      <w:bookmarkStart w:id="1337" w:name="_Toc106290118"/>
      <w:bookmarkEnd w:id="1337"/>
    </w:p>
    <w:p w14:paraId="09498E41" w14:textId="4E1557A1" w:rsidR="00382175" w:rsidRPr="0053685E" w:rsidRDefault="00382175" w:rsidP="00382175">
      <w:pPr>
        <w:pStyle w:val="Heading2"/>
        <w:numPr>
          <w:ilvl w:val="1"/>
          <w:numId w:val="5"/>
        </w:numPr>
        <w:ind w:left="641" w:hanging="357"/>
        <w:rPr>
          <w:lang w:val="en-US"/>
        </w:rPr>
      </w:pPr>
      <w:bookmarkStart w:id="1338" w:name="_Toc106290119"/>
      <w:r w:rsidRPr="0053685E">
        <w:rPr>
          <w:lang w:val="en-US"/>
        </w:rPr>
        <w:t>Methodologies</w:t>
      </w:r>
      <w:bookmarkEnd w:id="1338"/>
    </w:p>
    <w:p w14:paraId="40D4EBC3" w14:textId="75E8CD6A" w:rsidR="00382175" w:rsidRPr="0053685E" w:rsidRDefault="00C35BF3" w:rsidP="00C35BF3">
      <w:pPr>
        <w:pStyle w:val="Caption"/>
        <w:rPr>
          <w:lang w:val="en-GB"/>
        </w:rPr>
      </w:pPr>
      <w:bookmarkStart w:id="1339" w:name="_Ref100504443"/>
      <w:bookmarkStart w:id="1340" w:name="_Toc100600227"/>
      <w:r w:rsidRPr="0053685E">
        <w:rPr>
          <w:lang w:val="en-GB"/>
        </w:rPr>
        <w:t xml:space="preserve">Methodology </w:t>
      </w:r>
      <w:r w:rsidRPr="0053685E">
        <w:fldChar w:fldCharType="begin"/>
      </w:r>
      <w:r w:rsidRPr="0053685E">
        <w:rPr>
          <w:lang w:val="en-GB"/>
        </w:rPr>
        <w:instrText xml:space="preserve"> SEQ Methodology \* ARABIC </w:instrText>
      </w:r>
      <w:r w:rsidRPr="0053685E">
        <w:fldChar w:fldCharType="separate"/>
      </w:r>
      <w:r w:rsidR="006648EA" w:rsidRPr="0053685E">
        <w:rPr>
          <w:noProof/>
          <w:lang w:val="en-GB"/>
        </w:rPr>
        <w:t>1</w:t>
      </w:r>
      <w:r w:rsidRPr="0053685E">
        <w:fldChar w:fldCharType="end"/>
      </w:r>
      <w:bookmarkEnd w:id="1339"/>
      <w:r w:rsidRPr="0053685E">
        <w:rPr>
          <w:lang w:val="en-GB"/>
        </w:rPr>
        <w:t xml:space="preserve"> </w:t>
      </w:r>
      <w:r w:rsidR="0090421E" w:rsidRPr="0053685E">
        <w:rPr>
          <w:lang w:val="en-GB"/>
        </w:rPr>
        <w:t>–</w:t>
      </w:r>
      <w:r w:rsidRPr="0053685E">
        <w:rPr>
          <w:lang w:val="en-GB"/>
        </w:rPr>
        <w:t xml:space="preserve"> KNN</w:t>
      </w:r>
      <w:bookmarkEnd w:id="1340"/>
    </w:p>
    <w:p w14:paraId="3B97186D" w14:textId="604B28EF" w:rsidR="003B6888" w:rsidRPr="0053685E" w:rsidRDefault="003B6888" w:rsidP="0090421E">
      <w:pPr>
        <w:rPr>
          <w:b/>
          <w:bCs/>
          <w:lang w:val="en-GB"/>
        </w:rPr>
      </w:pPr>
      <w:r w:rsidRPr="0053685E">
        <w:rPr>
          <w:b/>
          <w:bCs/>
          <w:lang w:val="en-GB"/>
        </w:rPr>
        <w:t xml:space="preserve">K-Nearest </w:t>
      </w:r>
      <w:del w:id="1341" w:author="BERNARDES Pedro" w:date="2022-04-14T22:12:00Z">
        <w:r w:rsidRPr="0053685E" w:rsidDel="006F0CBF">
          <w:rPr>
            <w:b/>
            <w:bCs/>
            <w:lang w:val="en-GB"/>
          </w:rPr>
          <w:delText>Neighbors</w:delText>
        </w:r>
      </w:del>
      <w:bookmarkStart w:id="1342" w:name="_Ref100599704"/>
      <w:ins w:id="1343" w:author="BERNARDES Pedro" w:date="2022-04-14T22:12:00Z">
        <w:r w:rsidR="006F0CBF" w:rsidRPr="0053685E">
          <w:rPr>
            <w:b/>
            <w:bCs/>
            <w:lang w:val="en-GB"/>
          </w:rPr>
          <w:t>Neighbours</w:t>
        </w:r>
      </w:ins>
      <w:r w:rsidR="00FE7BDF" w:rsidRPr="0053685E">
        <w:rPr>
          <w:rStyle w:val="FootnoteReference"/>
          <w:b/>
          <w:bCs/>
          <w:lang w:val="en-GB"/>
        </w:rPr>
        <w:footnoteReference w:id="1"/>
      </w:r>
      <w:bookmarkEnd w:id="1342"/>
    </w:p>
    <w:p w14:paraId="6CFFC8C4" w14:textId="0DBC65F7" w:rsidR="0090421E" w:rsidRPr="0053685E" w:rsidRDefault="0090421E" w:rsidP="0090421E">
      <w:pPr>
        <w:rPr>
          <w:lang w:val="en-GB"/>
        </w:rPr>
      </w:pPr>
      <w:r w:rsidRPr="0053685E">
        <w:rPr>
          <w:lang w:val="en-GB"/>
        </w:rPr>
        <w:t xml:space="preserve">The KNN (k-nearest </w:t>
      </w:r>
      <w:del w:id="1344" w:author="BERNARDES Pedro" w:date="2022-04-14T22:12:00Z">
        <w:r w:rsidRPr="0053685E" w:rsidDel="006F0CBF">
          <w:rPr>
            <w:lang w:val="en-GB"/>
          </w:rPr>
          <w:delText>neighbors</w:delText>
        </w:r>
      </w:del>
      <w:ins w:id="1345" w:author="BERNARDES Pedro" w:date="2022-04-14T22:12:00Z">
        <w:r w:rsidR="006F0CBF" w:rsidRPr="0053685E">
          <w:rPr>
            <w:lang w:val="en-GB"/>
          </w:rPr>
          <w:t>neighbours</w:t>
        </w:r>
      </w:ins>
      <w:r w:rsidRPr="0053685E">
        <w:rPr>
          <w:lang w:val="en-GB"/>
        </w:rPr>
        <w:t xml:space="preserve">) is the most common </w:t>
      </w:r>
      <w:del w:id="1346" w:author="BERNARDES Pedro" w:date="2022-04-14T22:12:00Z">
        <w:r w:rsidRPr="0053685E" w:rsidDel="006F0CBF">
          <w:rPr>
            <w:lang w:val="en-GB"/>
          </w:rPr>
          <w:delText>neighborhood</w:delText>
        </w:r>
      </w:del>
      <w:ins w:id="1347" w:author="BERNARDES Pedro" w:date="2022-04-14T22:12:00Z">
        <w:r w:rsidR="006F0CBF" w:rsidRPr="0053685E">
          <w:rPr>
            <w:lang w:val="en-GB"/>
          </w:rPr>
          <w:t>neighbourhood</w:t>
        </w:r>
      </w:ins>
      <w:r w:rsidRPr="0053685E">
        <w:rPr>
          <w:lang w:val="en-GB"/>
        </w:rPr>
        <w:t xml:space="preserve">-based method is k-nearest </w:t>
      </w:r>
      <w:del w:id="1348" w:author="BERNARDES Pedro" w:date="2022-04-14T22:12:00Z">
        <w:r w:rsidRPr="0053685E" w:rsidDel="006F0CBF">
          <w:rPr>
            <w:lang w:val="en-GB"/>
          </w:rPr>
          <w:delText>neighbors</w:delText>
        </w:r>
      </w:del>
      <w:ins w:id="1349" w:author="BERNARDES Pedro" w:date="2022-04-14T22:12:00Z">
        <w:r w:rsidR="006F0CBF" w:rsidRPr="0053685E">
          <w:rPr>
            <w:lang w:val="en-GB"/>
          </w:rPr>
          <w:t>neighbours</w:t>
        </w:r>
      </w:ins>
      <w:r w:rsidRPr="0053685E">
        <w:rPr>
          <w:lang w:val="en-GB"/>
        </w:rPr>
        <w:t xml:space="preserve"> (KNN). To label each new point, KNN looks at a k number (where k is an integer value) of nearest </w:t>
      </w:r>
      <w:del w:id="1350" w:author="BERNARDES Pedro" w:date="2022-04-14T22:12:00Z">
        <w:r w:rsidRPr="0053685E" w:rsidDel="006F0CBF">
          <w:rPr>
            <w:lang w:val="en-GB"/>
          </w:rPr>
          <w:delText>labeled</w:delText>
        </w:r>
      </w:del>
      <w:ins w:id="1351" w:author="BERNARDES Pedro" w:date="2022-04-14T22:12:00Z">
        <w:r w:rsidR="006F0CBF" w:rsidRPr="0053685E">
          <w:rPr>
            <w:lang w:val="en-GB"/>
          </w:rPr>
          <w:t>labelled</w:t>
        </w:r>
      </w:ins>
      <w:r w:rsidRPr="0053685E">
        <w:rPr>
          <w:lang w:val="en-GB"/>
        </w:rPr>
        <w:t xml:space="preserve"> points and has these already </w:t>
      </w:r>
      <w:del w:id="1352" w:author="BERNARDES Pedro" w:date="2022-04-14T22:12:00Z">
        <w:r w:rsidRPr="0053685E" w:rsidDel="006F0CBF">
          <w:rPr>
            <w:lang w:val="en-GB"/>
          </w:rPr>
          <w:delText>labeled</w:delText>
        </w:r>
      </w:del>
      <w:ins w:id="1353" w:author="BERNARDES Pedro" w:date="2022-04-14T22:12:00Z">
        <w:r w:rsidR="006F0CBF" w:rsidRPr="0053685E">
          <w:rPr>
            <w:lang w:val="en-GB"/>
          </w:rPr>
          <w:t>labelled</w:t>
        </w:r>
      </w:ins>
      <w:r w:rsidRPr="0053685E">
        <w:rPr>
          <w:lang w:val="en-GB"/>
        </w:rPr>
        <w:t xml:space="preserve"> </w:t>
      </w:r>
      <w:del w:id="1354" w:author="BERNARDES Pedro" w:date="2022-04-14T22:12:00Z">
        <w:r w:rsidRPr="0053685E" w:rsidDel="006F0CBF">
          <w:rPr>
            <w:lang w:val="en-GB"/>
          </w:rPr>
          <w:delText>neighbors</w:delText>
        </w:r>
      </w:del>
      <w:ins w:id="1355" w:author="BERNARDES Pedro" w:date="2022-04-14T22:12:00Z">
        <w:r w:rsidR="006F0CBF" w:rsidRPr="0053685E">
          <w:rPr>
            <w:lang w:val="en-GB"/>
          </w:rPr>
          <w:t>neighbours</w:t>
        </w:r>
      </w:ins>
      <w:r w:rsidRPr="0053685E">
        <w:rPr>
          <w:lang w:val="en-GB"/>
        </w:rPr>
        <w:t xml:space="preserve"> vote on how to label the new point. In Python, by default, KNN uses Euclidean distance to measure what is closest.</w:t>
      </w:r>
    </w:p>
    <w:p w14:paraId="07A2C984" w14:textId="7A490801" w:rsidR="00F953C2" w:rsidRPr="0053685E" w:rsidRDefault="00F953C2" w:rsidP="0090421E">
      <w:pPr>
        <w:rPr>
          <w:lang w:val="en-GB"/>
        </w:rPr>
      </w:pPr>
      <w:r w:rsidRPr="0053685E">
        <w:rPr>
          <w:lang w:val="en-GB"/>
        </w:rPr>
        <w:t>The choice of k is very important. If k is set to a very low value, KNN becomes very flexible, drawing highly nuanced boundaries and potentially overfitting the data. If k is set to a very high value, KNN becomes inflexible, drawing a too rigid boundary and potentially underfitting the data.</w:t>
      </w:r>
    </w:p>
    <w:p w14:paraId="5EC5056C" w14:textId="546DFE33" w:rsidR="00F953C2" w:rsidRPr="0053685E" w:rsidRDefault="00F953C2" w:rsidP="0090421E">
      <w:pPr>
        <w:rPr>
          <w:lang w:val="en-GB"/>
        </w:rPr>
      </w:pPr>
      <w:r w:rsidRPr="0053685E">
        <w:rPr>
          <w:i/>
          <w:iCs/>
          <w:lang w:val="en-GB"/>
        </w:rPr>
        <w:t>Strengths:</w:t>
      </w:r>
      <w:r w:rsidRPr="0053685E">
        <w:rPr>
          <w:lang w:val="en-GB"/>
        </w:rPr>
        <w:t xml:space="preserve"> Unlike linear methods, KNN is highly flexible and adept at learning more complex, nonlinear relationships. Yet, KNN remains simple and interpretable.</w:t>
      </w:r>
    </w:p>
    <w:p w14:paraId="6D26A9D9" w14:textId="58276443" w:rsidR="00F953C2" w:rsidRPr="0053685E" w:rsidRDefault="00F953C2" w:rsidP="0090421E">
      <w:pPr>
        <w:rPr>
          <w:lang w:val="en-GB"/>
        </w:rPr>
      </w:pPr>
      <w:r w:rsidRPr="0053685E">
        <w:rPr>
          <w:i/>
          <w:iCs/>
          <w:lang w:val="en-GB"/>
        </w:rPr>
        <w:t>Weaknesses:</w:t>
      </w:r>
      <w:r w:rsidRPr="0053685E">
        <w:rPr>
          <w:lang w:val="en-GB"/>
        </w:rPr>
        <w:t xml:space="preserve"> KNN does poorly when the number of observations and features grow. KNN becomes computationally inefficient in this highly populated, high-dimensional space since it needs to calculate distances from the new point to many nearby </w:t>
      </w:r>
      <w:del w:id="1356" w:author="BERNARDES Pedro" w:date="2022-04-14T22:12:00Z">
        <w:r w:rsidRPr="0053685E" w:rsidDel="006F0CBF">
          <w:rPr>
            <w:lang w:val="en-GB"/>
          </w:rPr>
          <w:delText>labeled</w:delText>
        </w:r>
      </w:del>
      <w:ins w:id="1357" w:author="BERNARDES Pedro" w:date="2022-04-14T22:12:00Z">
        <w:r w:rsidR="006F0CBF" w:rsidRPr="0053685E">
          <w:rPr>
            <w:lang w:val="en-GB"/>
          </w:rPr>
          <w:t>labelled</w:t>
        </w:r>
      </w:ins>
      <w:r w:rsidRPr="0053685E">
        <w:rPr>
          <w:lang w:val="en-GB"/>
        </w:rPr>
        <w:t xml:space="preserve"> points in order to predict labels. It cannot rely on an efficient model with a reduced number of parameters to make the necessary prediction. Also, KNN is very sensitive to the choice of k. When k is set too low, KNN can overfit, and when k is set too high, KNN can underfit.</w:t>
      </w:r>
    </w:p>
    <w:p w14:paraId="6DE0969D" w14:textId="5BFEF0A1" w:rsidR="0065374D" w:rsidRPr="0053685E" w:rsidRDefault="0065374D" w:rsidP="0090421E">
      <w:pPr>
        <w:rPr>
          <w:lang w:val="en-GB"/>
        </w:rPr>
      </w:pPr>
    </w:p>
    <w:p w14:paraId="5E624A65" w14:textId="1CC3CDA2" w:rsidR="0065374D" w:rsidRPr="0053685E" w:rsidRDefault="0065374D" w:rsidP="0065374D">
      <w:pPr>
        <w:pStyle w:val="Caption"/>
        <w:rPr>
          <w:lang w:val="en-GB"/>
        </w:rPr>
      </w:pPr>
      <w:bookmarkStart w:id="1358" w:name="_Ref100514696"/>
      <w:bookmarkStart w:id="1359" w:name="_Toc100600228"/>
      <w:r w:rsidRPr="0053685E">
        <w:rPr>
          <w:lang w:val="en-GB"/>
        </w:rPr>
        <w:t xml:space="preserve">Methodology </w:t>
      </w:r>
      <w:r w:rsidRPr="0053685E">
        <w:fldChar w:fldCharType="begin"/>
      </w:r>
      <w:r w:rsidRPr="0053685E">
        <w:rPr>
          <w:lang w:val="en-GB"/>
        </w:rPr>
        <w:instrText xml:space="preserve"> SEQ Methodology \* ARABIC </w:instrText>
      </w:r>
      <w:r w:rsidRPr="0053685E">
        <w:fldChar w:fldCharType="separate"/>
      </w:r>
      <w:r w:rsidR="006648EA" w:rsidRPr="0053685E">
        <w:rPr>
          <w:noProof/>
          <w:lang w:val="en-GB"/>
        </w:rPr>
        <w:t>2</w:t>
      </w:r>
      <w:r w:rsidRPr="0053685E">
        <w:fldChar w:fldCharType="end"/>
      </w:r>
      <w:bookmarkEnd w:id="1358"/>
      <w:r w:rsidRPr="0053685E">
        <w:rPr>
          <w:lang w:val="en-GB"/>
        </w:rPr>
        <w:t xml:space="preserve"> - PCA Analysis</w:t>
      </w:r>
      <w:bookmarkEnd w:id="1359"/>
    </w:p>
    <w:p w14:paraId="10B3FB0F" w14:textId="6F431EC1" w:rsidR="0065374D" w:rsidRPr="0053685E" w:rsidRDefault="0065374D" w:rsidP="0065374D">
      <w:pPr>
        <w:rPr>
          <w:b/>
          <w:bCs/>
          <w:lang w:val="en-GB"/>
        </w:rPr>
      </w:pPr>
      <w:r w:rsidRPr="0053685E">
        <w:rPr>
          <w:b/>
          <w:bCs/>
          <w:lang w:val="en-GB"/>
        </w:rPr>
        <w:t>Principal component analysis</w:t>
      </w:r>
      <w:r w:rsidR="00AF2B25" w:rsidRPr="0053685E">
        <w:rPr>
          <w:rStyle w:val="FootnoteReference"/>
          <w:b/>
          <w:bCs/>
          <w:lang w:val="en-GB"/>
        </w:rPr>
        <w:footnoteReference w:id="2"/>
      </w:r>
      <w:r w:rsidRPr="0053685E">
        <w:rPr>
          <w:b/>
          <w:bCs/>
          <w:lang w:val="en-GB"/>
        </w:rPr>
        <w:t xml:space="preserve"> </w:t>
      </w:r>
    </w:p>
    <w:p w14:paraId="1341A693" w14:textId="621CB176" w:rsidR="0065374D" w:rsidRPr="0053685E" w:rsidRDefault="0065374D" w:rsidP="0065374D">
      <w:pPr>
        <w:rPr>
          <w:lang w:val="en-GB"/>
        </w:rPr>
      </w:pPr>
      <w:r w:rsidRPr="0053685E">
        <w:rPr>
          <w:lang w:val="en-GB"/>
        </w:rPr>
        <w:t xml:space="preserve">Principal component analysis (PCA) refers to the process by which principal component are computed, and the subsequent use of these components in understanding the data. PCA is an unsupervised approach, since it involves only a set of features X1, X2,...,Xp, and no associated response Y . Apart from producing derived variables for use in supervised learning problems, PCA also serves as a tool for data visualization (visualization of the observations or visualization of the variables). </w:t>
      </w:r>
    </w:p>
    <w:p w14:paraId="7CE1B276" w14:textId="5C5C25D5" w:rsidR="005F5EC7" w:rsidRPr="0053685E" w:rsidRDefault="0065374D" w:rsidP="0090421E">
      <w:pPr>
        <w:rPr>
          <w:lang w:val="en-GB"/>
        </w:rPr>
      </w:pPr>
      <w:r w:rsidRPr="0053685E">
        <w:rPr>
          <w:lang w:val="en-GB"/>
        </w:rPr>
        <w:t xml:space="preserve">Suppose that we wish to visualize n observations with measurements on a set of p features, X1, X2,...,Xp, as part of an exploratory data analysis. We could do this by examining two-dimensional scatterplots of the data, each of which contains the n observations’ measurements on two of the features. However, there are </w:t>
      </w:r>
      <m:oMath>
        <m:d>
          <m:dPr>
            <m:ctrlPr>
              <w:rPr>
                <w:rFonts w:ascii="Cambria Math" w:hAnsi="Cambria Math"/>
                <w:i/>
                <w:lang w:val="en-GB"/>
              </w:rPr>
            </m:ctrlPr>
          </m:dPr>
          <m:e>
            <m:f>
              <m:fPr>
                <m:type m:val="noBar"/>
                <m:ctrlPr>
                  <w:rPr>
                    <w:rFonts w:ascii="Cambria Math" w:hAnsi="Cambria Math"/>
                    <w:i/>
                    <w:lang w:val="en-GB"/>
                  </w:rPr>
                </m:ctrlPr>
              </m:fPr>
              <m:num>
                <m:r>
                  <w:rPr>
                    <w:rFonts w:ascii="Cambria Math" w:hAnsi="Cambria Math"/>
                    <w:lang w:val="en-GB"/>
                  </w:rPr>
                  <m:t>p</m:t>
                </m:r>
              </m:num>
              <m:den>
                <m:r>
                  <w:rPr>
                    <w:rFonts w:ascii="Cambria Math" w:hAnsi="Cambria Math"/>
                    <w:lang w:val="en-GB"/>
                  </w:rPr>
                  <m:t>2</m:t>
                </m:r>
              </m:den>
            </m:f>
          </m:e>
        </m:d>
        <m:r>
          <w:rPr>
            <w:rFonts w:ascii="Cambria Math" w:hAnsi="Cambria Math"/>
            <w:lang w:val="en-GB"/>
          </w:rPr>
          <m:t>= p(p-1)/2</m:t>
        </m:r>
      </m:oMath>
      <w:r w:rsidRPr="0053685E">
        <w:rPr>
          <w:lang w:val="en-GB"/>
        </w:rPr>
        <w:t xml:space="preserve"> such scatterplots. If </w:t>
      </w:r>
      <w:r w:rsidRPr="0053685E">
        <w:rPr>
          <w:i/>
          <w:iCs/>
          <w:lang w:val="en-GB"/>
        </w:rPr>
        <w:t>p</w:t>
      </w:r>
      <w:r w:rsidRPr="0053685E">
        <w:rPr>
          <w:lang w:val="en-GB"/>
        </w:rPr>
        <w:t xml:space="preserve"> is large, then it will certainly not be possible to look at all of them; moreover, most likely none of them will be informative since they each contain just a small fraction of the total information present in the data set. Clearly, a better method is required to visualize the n observations when p is large. In particular, we would like to find a low-dimensional representation of the data that captures as much of the information as possible. For </w:t>
      </w:r>
      <w:r w:rsidRPr="0053685E">
        <w:rPr>
          <w:lang w:val="en-GB"/>
        </w:rPr>
        <w:lastRenderedPageBreak/>
        <w:t xml:space="preserve">instance, if we can obtain a two-dimensional representation of the data that captures most of the information, then we can plot the observations in this low-dimensional space. PCA provides a tool to do just this. It finds a low-dimensional representation of a data set that contains as much as possible of the variation. The idea is that each of the n observations lives in p-dimensional space, but not all of these dimensions are equally interesting. PCA seeks a small number of dimensions that are as interesting as possible, where the concept of interesting is measured by the amount that the observations vary along each dimension. Each of the dimensions found by PCA is a linear combination of the </w:t>
      </w:r>
      <w:r w:rsidRPr="0053685E">
        <w:rPr>
          <w:i/>
          <w:iCs/>
          <w:lang w:val="en-GB"/>
        </w:rPr>
        <w:t>p</w:t>
      </w:r>
      <w:r w:rsidRPr="0053685E">
        <w:rPr>
          <w:lang w:val="en-GB"/>
        </w:rPr>
        <w:t xml:space="preserve"> feat</w:t>
      </w:r>
      <w:r w:rsidR="00AF2B25" w:rsidRPr="0053685E">
        <w:rPr>
          <w:lang w:val="en-GB"/>
        </w:rPr>
        <w:t>ures.</w:t>
      </w:r>
    </w:p>
    <w:p w14:paraId="7FDABC85" w14:textId="4CC0A180" w:rsidR="008224CF" w:rsidRPr="0053685E" w:rsidRDefault="006648EA" w:rsidP="006648EA">
      <w:pPr>
        <w:pStyle w:val="Caption"/>
        <w:rPr>
          <w:lang w:val="en-GB"/>
          <w:rPrChange w:id="1360" w:author="Ricardo Almeida" w:date="2022-06-16T19:19:00Z">
            <w:rPr/>
          </w:rPrChange>
        </w:rPr>
      </w:pPr>
      <w:bookmarkStart w:id="1361" w:name="_Ref100601113"/>
      <w:bookmarkStart w:id="1362" w:name="_Toc100600229"/>
      <w:r w:rsidRPr="0053685E">
        <w:rPr>
          <w:lang w:val="en-GB"/>
          <w:rPrChange w:id="1363" w:author="Ricardo Almeida" w:date="2022-06-16T19:19:00Z">
            <w:rPr/>
          </w:rPrChange>
        </w:rPr>
        <w:t xml:space="preserve">Methodology </w:t>
      </w:r>
      <w:r w:rsidR="00411BCB" w:rsidRPr="0053685E">
        <w:fldChar w:fldCharType="begin"/>
      </w:r>
      <w:r w:rsidR="00411BCB" w:rsidRPr="0053685E">
        <w:rPr>
          <w:lang w:val="en-GB"/>
          <w:rPrChange w:id="1364" w:author="Ricardo Almeida" w:date="2022-06-16T19:19:00Z">
            <w:rPr/>
          </w:rPrChange>
        </w:rPr>
        <w:instrText xml:space="preserve"> SEQ Methodology \* ARABIC </w:instrText>
      </w:r>
      <w:r w:rsidR="00411BCB" w:rsidRPr="0053685E">
        <w:fldChar w:fldCharType="separate"/>
      </w:r>
      <w:r w:rsidRPr="0053685E">
        <w:rPr>
          <w:noProof/>
          <w:lang w:val="en-GB"/>
          <w:rPrChange w:id="1365" w:author="Ricardo Almeida" w:date="2022-06-16T19:19:00Z">
            <w:rPr>
              <w:noProof/>
            </w:rPr>
          </w:rPrChange>
        </w:rPr>
        <w:t>3</w:t>
      </w:r>
      <w:r w:rsidR="00411BCB" w:rsidRPr="0053685E">
        <w:rPr>
          <w:noProof/>
        </w:rPr>
        <w:fldChar w:fldCharType="end"/>
      </w:r>
      <w:bookmarkEnd w:id="1361"/>
      <w:r w:rsidRPr="0053685E">
        <w:rPr>
          <w:lang w:val="en-GB"/>
          <w:rPrChange w:id="1366" w:author="Ricardo Almeida" w:date="2022-06-16T19:19:00Z">
            <w:rPr/>
          </w:rPrChange>
        </w:rPr>
        <w:t xml:space="preserve"> – K-Means Clustering</w:t>
      </w:r>
      <w:bookmarkEnd w:id="1362"/>
    </w:p>
    <w:p w14:paraId="15008A96" w14:textId="57F0DC00" w:rsidR="006648EA" w:rsidRPr="0053685E" w:rsidRDefault="006648EA" w:rsidP="006648EA">
      <w:pPr>
        <w:rPr>
          <w:b/>
          <w:bCs/>
          <w:lang w:val="en-GB"/>
        </w:rPr>
      </w:pPr>
      <w:r w:rsidRPr="0053685E">
        <w:rPr>
          <w:b/>
          <w:bCs/>
          <w:lang w:val="en-GB"/>
        </w:rPr>
        <w:t>K-Means</w:t>
      </w:r>
      <w:r w:rsidR="005D0057" w:rsidRPr="0053685E">
        <w:rPr>
          <w:b/>
          <w:bCs/>
          <w:vertAlign w:val="superscript"/>
        </w:rPr>
        <w:fldChar w:fldCharType="begin"/>
      </w:r>
      <w:r w:rsidR="005D0057" w:rsidRPr="0053685E">
        <w:rPr>
          <w:b/>
          <w:bCs/>
          <w:vertAlign w:val="superscript"/>
          <w:lang w:val="en-GB"/>
        </w:rPr>
        <w:instrText xml:space="preserve"> NOTEREF _Ref100599704 \h </w:instrText>
      </w:r>
      <w:r w:rsidR="005D0057" w:rsidRPr="0053685E">
        <w:rPr>
          <w:b/>
          <w:bCs/>
          <w:vertAlign w:val="superscript"/>
          <w:lang w:val="en-GB"/>
          <w:rPrChange w:id="1367" w:author="Ricardo Almeida" w:date="2022-06-16T19:19:00Z">
            <w:rPr>
              <w:b/>
              <w:bCs/>
              <w:vertAlign w:val="superscript"/>
            </w:rPr>
          </w:rPrChange>
        </w:rPr>
        <w:instrText xml:space="preserve"> \* MERGEFORMAT </w:instrText>
      </w:r>
      <w:r w:rsidR="005D0057" w:rsidRPr="0053685E">
        <w:rPr>
          <w:b/>
          <w:bCs/>
          <w:vertAlign w:val="superscript"/>
        </w:rPr>
      </w:r>
      <w:r w:rsidR="005D0057" w:rsidRPr="0053685E">
        <w:rPr>
          <w:b/>
          <w:bCs/>
          <w:vertAlign w:val="superscript"/>
        </w:rPr>
        <w:fldChar w:fldCharType="separate"/>
      </w:r>
      <w:r w:rsidR="005D0057" w:rsidRPr="0053685E">
        <w:rPr>
          <w:b/>
          <w:bCs/>
          <w:vertAlign w:val="superscript"/>
          <w:lang w:val="en-GB"/>
        </w:rPr>
        <w:t>1</w:t>
      </w:r>
      <w:r w:rsidR="005D0057" w:rsidRPr="0053685E">
        <w:rPr>
          <w:b/>
          <w:bCs/>
          <w:vertAlign w:val="superscript"/>
        </w:rPr>
        <w:fldChar w:fldCharType="end"/>
      </w:r>
    </w:p>
    <w:p w14:paraId="56E5046B" w14:textId="0AB38147" w:rsidR="00F953C2" w:rsidRPr="0053685E" w:rsidRDefault="00CD0B0D" w:rsidP="00C0340D">
      <w:pPr>
        <w:autoSpaceDE w:val="0"/>
        <w:autoSpaceDN w:val="0"/>
        <w:adjustRightInd w:val="0"/>
        <w:spacing w:after="0"/>
        <w:rPr>
          <w:rFonts w:cs="Arial"/>
          <w:color w:val="131413"/>
          <w:szCs w:val="20"/>
          <w:lang w:val="en-GB"/>
        </w:rPr>
      </w:pPr>
      <w:r w:rsidRPr="0053685E">
        <w:rPr>
          <w:rFonts w:cs="Arial"/>
          <w:i/>
          <w:iCs/>
          <w:color w:val="131413"/>
          <w:szCs w:val="20"/>
          <w:lang w:val="en-GB"/>
        </w:rPr>
        <w:t>K</w:t>
      </w:r>
      <w:r w:rsidRPr="0053685E">
        <w:rPr>
          <w:rFonts w:cs="Arial"/>
          <w:color w:val="131413"/>
          <w:szCs w:val="20"/>
          <w:lang w:val="en-GB"/>
        </w:rPr>
        <w:t xml:space="preserve">-means clustering is a simple and elegant approach for partitioning a data set into </w:t>
      </w:r>
      <w:r w:rsidRPr="0053685E">
        <w:rPr>
          <w:rFonts w:cs="Arial"/>
          <w:i/>
          <w:iCs/>
          <w:color w:val="131413"/>
          <w:szCs w:val="20"/>
          <w:lang w:val="en-GB"/>
        </w:rPr>
        <w:t xml:space="preserve">K </w:t>
      </w:r>
      <w:r w:rsidRPr="0053685E">
        <w:rPr>
          <w:rFonts w:cs="Arial"/>
          <w:color w:val="131413"/>
          <w:szCs w:val="20"/>
          <w:lang w:val="en-GB"/>
        </w:rPr>
        <w:t xml:space="preserve">distinct, non-overlapping clusters. To perform </w:t>
      </w:r>
      <w:r w:rsidRPr="0053685E">
        <w:rPr>
          <w:rFonts w:cs="Arial"/>
          <w:i/>
          <w:iCs/>
          <w:color w:val="131413"/>
          <w:szCs w:val="20"/>
          <w:lang w:val="en-GB"/>
        </w:rPr>
        <w:t>K</w:t>
      </w:r>
      <w:r w:rsidRPr="0053685E">
        <w:rPr>
          <w:rFonts w:cs="Arial"/>
          <w:color w:val="131413"/>
          <w:szCs w:val="20"/>
          <w:lang w:val="en-GB"/>
        </w:rPr>
        <w:t xml:space="preserve">-means clustering, we must first specify the desired number of clusters </w:t>
      </w:r>
      <w:r w:rsidRPr="0053685E">
        <w:rPr>
          <w:rFonts w:cs="Arial"/>
          <w:i/>
          <w:iCs/>
          <w:color w:val="131413"/>
          <w:szCs w:val="20"/>
          <w:lang w:val="en-GB"/>
        </w:rPr>
        <w:t>K</w:t>
      </w:r>
      <w:r w:rsidRPr="0053685E">
        <w:rPr>
          <w:rFonts w:cs="Arial"/>
          <w:color w:val="131413"/>
          <w:szCs w:val="20"/>
          <w:lang w:val="en-GB"/>
        </w:rPr>
        <w:t xml:space="preserve">; then the </w:t>
      </w:r>
      <w:r w:rsidRPr="0053685E">
        <w:rPr>
          <w:rFonts w:cs="Arial"/>
          <w:i/>
          <w:iCs/>
          <w:color w:val="131413"/>
          <w:szCs w:val="20"/>
          <w:lang w:val="en-GB"/>
        </w:rPr>
        <w:t>K</w:t>
      </w:r>
      <w:r w:rsidRPr="0053685E">
        <w:rPr>
          <w:rFonts w:cs="Arial"/>
          <w:color w:val="131413"/>
          <w:szCs w:val="20"/>
          <w:lang w:val="en-GB"/>
        </w:rPr>
        <w:t>-means algorithm will assign each observation to exactly one of the K clusters.</w:t>
      </w:r>
    </w:p>
    <w:p w14:paraId="7B90F80F" w14:textId="5AA7A7E0" w:rsidR="00C35BF3" w:rsidRPr="0053685E" w:rsidRDefault="008514AE" w:rsidP="00C0340D">
      <w:pPr>
        <w:autoSpaceDE w:val="0"/>
        <w:autoSpaceDN w:val="0"/>
        <w:adjustRightInd w:val="0"/>
        <w:spacing w:after="0"/>
        <w:rPr>
          <w:rFonts w:eastAsia="MinionPro-Regular" w:cs="Arial"/>
          <w:szCs w:val="20"/>
          <w:lang w:val="en-GB"/>
        </w:rPr>
      </w:pPr>
      <w:r w:rsidRPr="0053685E">
        <w:rPr>
          <w:rFonts w:eastAsia="MinionPro-Regular" w:cs="Arial"/>
          <w:szCs w:val="20"/>
          <w:lang w:val="en-GB"/>
        </w:rPr>
        <w:t xml:space="preserve">It optimizes the grouping by minimizing the </w:t>
      </w:r>
      <w:r w:rsidRPr="0053685E">
        <w:rPr>
          <w:rFonts w:eastAsia="MinionPro-It" w:cs="Arial"/>
          <w:szCs w:val="20"/>
          <w:lang w:val="en-GB"/>
        </w:rPr>
        <w:t xml:space="preserve">within-cluster variation </w:t>
      </w:r>
      <w:r w:rsidRPr="0053685E">
        <w:rPr>
          <w:rFonts w:eastAsia="MinionPro-Regular" w:cs="Arial"/>
          <w:szCs w:val="20"/>
          <w:lang w:val="en-GB"/>
        </w:rPr>
        <w:t xml:space="preserve">(also known as </w:t>
      </w:r>
      <w:r w:rsidRPr="0053685E">
        <w:rPr>
          <w:rFonts w:eastAsia="MinionPro-It" w:cs="Arial"/>
          <w:szCs w:val="20"/>
          <w:lang w:val="en-GB"/>
        </w:rPr>
        <w:t>inertia</w:t>
      </w:r>
      <w:r w:rsidRPr="0053685E">
        <w:rPr>
          <w:rFonts w:eastAsia="MinionPro-Regular" w:cs="Arial"/>
          <w:szCs w:val="20"/>
          <w:lang w:val="en-GB"/>
        </w:rPr>
        <w:t xml:space="preserve">) such that the sum of the within-cluster variations across all </w:t>
      </w:r>
      <w:r w:rsidRPr="0053685E">
        <w:rPr>
          <w:rFonts w:eastAsia="MinionPro-It" w:cs="Arial"/>
          <w:szCs w:val="20"/>
          <w:lang w:val="en-GB"/>
        </w:rPr>
        <w:t xml:space="preserve">k </w:t>
      </w:r>
      <w:r w:rsidRPr="0053685E">
        <w:rPr>
          <w:rFonts w:eastAsia="MinionPro-Regular" w:cs="Arial"/>
          <w:szCs w:val="20"/>
          <w:lang w:val="en-GB"/>
        </w:rPr>
        <w:t>clusters is as small as possible.</w:t>
      </w:r>
      <w:r w:rsidR="00C0340D" w:rsidRPr="0053685E">
        <w:rPr>
          <w:rFonts w:eastAsia="MinionPro-Regular" w:cs="Arial"/>
          <w:szCs w:val="20"/>
          <w:lang w:val="en-GB"/>
        </w:rPr>
        <w:t xml:space="preserve"> </w:t>
      </w:r>
      <w:r w:rsidRPr="0053685E">
        <w:rPr>
          <w:rFonts w:eastAsia="MinionPro-Regular" w:cs="Arial"/>
          <w:szCs w:val="20"/>
          <w:lang w:val="en-GB"/>
        </w:rPr>
        <w:t xml:space="preserve">To speed up this clustering process, </w:t>
      </w:r>
      <w:r w:rsidRPr="0053685E">
        <w:rPr>
          <w:rFonts w:eastAsia="MinionPro-It" w:cs="Arial"/>
          <w:szCs w:val="20"/>
          <w:lang w:val="en-GB"/>
        </w:rPr>
        <w:t>k</w:t>
      </w:r>
      <w:r w:rsidRPr="0053685E">
        <w:rPr>
          <w:rFonts w:eastAsia="MinionPro-Regular" w:cs="Arial"/>
          <w:szCs w:val="20"/>
          <w:lang w:val="en-GB"/>
        </w:rPr>
        <w:t>-means randomly assigns each observation to</w:t>
      </w:r>
      <w:r w:rsidR="00C0340D" w:rsidRPr="0053685E">
        <w:rPr>
          <w:rFonts w:eastAsia="MinionPro-Regular" w:cs="Arial"/>
          <w:szCs w:val="20"/>
          <w:lang w:val="en-GB"/>
        </w:rPr>
        <w:t xml:space="preserve"> </w:t>
      </w:r>
      <w:r w:rsidRPr="0053685E">
        <w:rPr>
          <w:rFonts w:eastAsia="MinionPro-Regular" w:cs="Arial"/>
          <w:szCs w:val="20"/>
          <w:lang w:val="en-GB"/>
        </w:rPr>
        <w:t xml:space="preserve">one of the </w:t>
      </w:r>
      <w:r w:rsidRPr="0053685E">
        <w:rPr>
          <w:rFonts w:eastAsia="MinionPro-It" w:cs="Arial"/>
          <w:szCs w:val="20"/>
          <w:lang w:val="en-GB"/>
        </w:rPr>
        <w:t xml:space="preserve">k </w:t>
      </w:r>
      <w:r w:rsidRPr="0053685E">
        <w:rPr>
          <w:rFonts w:eastAsia="MinionPro-Regular" w:cs="Arial"/>
          <w:szCs w:val="20"/>
          <w:lang w:val="en-GB"/>
        </w:rPr>
        <w:t>clusters and then begins to reassign these observations to minimize the</w:t>
      </w:r>
      <w:r w:rsidR="00C0340D" w:rsidRPr="0053685E">
        <w:rPr>
          <w:rFonts w:eastAsia="MinionPro-Regular" w:cs="Arial"/>
          <w:szCs w:val="20"/>
          <w:lang w:val="en-GB"/>
        </w:rPr>
        <w:t xml:space="preserve"> </w:t>
      </w:r>
      <w:r w:rsidRPr="0053685E">
        <w:rPr>
          <w:rFonts w:eastAsia="MinionPro-Regular" w:cs="Arial"/>
          <w:szCs w:val="20"/>
          <w:lang w:val="en-GB"/>
        </w:rPr>
        <w:t>Euclidean</w:t>
      </w:r>
      <w:r w:rsidR="00C0340D" w:rsidRPr="0053685E">
        <w:rPr>
          <w:rFonts w:eastAsia="MinionPro-Regular" w:cs="Arial"/>
          <w:szCs w:val="20"/>
          <w:lang w:val="en-GB"/>
        </w:rPr>
        <w:t xml:space="preserve"> (or others)</w:t>
      </w:r>
      <w:r w:rsidRPr="0053685E">
        <w:rPr>
          <w:rFonts w:eastAsia="MinionPro-Regular" w:cs="Arial"/>
          <w:szCs w:val="20"/>
          <w:lang w:val="en-GB"/>
        </w:rPr>
        <w:t xml:space="preserve"> distance between each observation and its cluster’s center point, or </w:t>
      </w:r>
      <w:r w:rsidRPr="0053685E">
        <w:rPr>
          <w:rFonts w:eastAsia="MinionPro-It" w:cs="Arial"/>
          <w:szCs w:val="20"/>
          <w:lang w:val="en-GB"/>
        </w:rPr>
        <w:t>centroid</w:t>
      </w:r>
      <w:r w:rsidRPr="0053685E">
        <w:rPr>
          <w:rFonts w:eastAsia="MinionPro-Regular" w:cs="Arial"/>
          <w:szCs w:val="20"/>
          <w:lang w:val="en-GB"/>
        </w:rPr>
        <w:t>.</w:t>
      </w:r>
      <w:r w:rsidR="00C0340D" w:rsidRPr="0053685E">
        <w:rPr>
          <w:rFonts w:eastAsia="MinionPro-Regular" w:cs="Arial"/>
          <w:szCs w:val="20"/>
          <w:lang w:val="en-GB"/>
        </w:rPr>
        <w:t xml:space="preserve"> </w:t>
      </w:r>
      <w:r w:rsidRPr="0053685E">
        <w:rPr>
          <w:rFonts w:eastAsia="MinionPro-Regular" w:cs="Arial"/>
          <w:szCs w:val="20"/>
          <w:lang w:val="en-GB"/>
        </w:rPr>
        <w:t xml:space="preserve">As a result, different runs of </w:t>
      </w:r>
      <w:r w:rsidRPr="0053685E">
        <w:rPr>
          <w:rFonts w:eastAsia="MinionPro-It" w:cs="Arial"/>
          <w:szCs w:val="20"/>
          <w:lang w:val="en-GB"/>
        </w:rPr>
        <w:t>k</w:t>
      </w:r>
      <w:r w:rsidRPr="0053685E">
        <w:rPr>
          <w:rFonts w:eastAsia="MinionPro-Regular" w:cs="Arial"/>
          <w:szCs w:val="20"/>
          <w:lang w:val="en-GB"/>
        </w:rPr>
        <w:t>-means—each with a randomized start—will result</w:t>
      </w:r>
      <w:r w:rsidR="00C0340D" w:rsidRPr="0053685E">
        <w:rPr>
          <w:rFonts w:eastAsia="MinionPro-Regular" w:cs="Arial"/>
          <w:szCs w:val="20"/>
          <w:lang w:val="en-GB"/>
        </w:rPr>
        <w:t xml:space="preserve"> </w:t>
      </w:r>
      <w:r w:rsidRPr="0053685E">
        <w:rPr>
          <w:rFonts w:eastAsia="MinionPro-Regular" w:cs="Arial"/>
          <w:szCs w:val="20"/>
          <w:lang w:val="en-GB"/>
        </w:rPr>
        <w:t>in slightly different clustering assignments of the observations. From these different</w:t>
      </w:r>
      <w:r w:rsidR="00C0340D" w:rsidRPr="0053685E">
        <w:rPr>
          <w:rFonts w:eastAsia="MinionPro-Regular" w:cs="Arial"/>
          <w:szCs w:val="20"/>
          <w:lang w:val="en-GB"/>
        </w:rPr>
        <w:t xml:space="preserve"> </w:t>
      </w:r>
      <w:r w:rsidRPr="0053685E">
        <w:rPr>
          <w:rFonts w:eastAsia="MinionPro-Regular" w:cs="Arial"/>
          <w:szCs w:val="20"/>
          <w:lang w:val="en-GB"/>
        </w:rPr>
        <w:t>runs, we can choose the one that has the best separation, defined as the lowest total</w:t>
      </w:r>
      <w:r w:rsidR="00C0340D" w:rsidRPr="0053685E">
        <w:rPr>
          <w:rFonts w:eastAsia="MinionPro-Regular" w:cs="Arial"/>
          <w:szCs w:val="20"/>
          <w:lang w:val="en-GB"/>
        </w:rPr>
        <w:t xml:space="preserve"> </w:t>
      </w:r>
      <w:r w:rsidRPr="0053685E">
        <w:rPr>
          <w:rFonts w:eastAsia="MinionPro-Regular" w:cs="Arial"/>
          <w:szCs w:val="20"/>
          <w:lang w:val="en-GB"/>
        </w:rPr>
        <w:t xml:space="preserve">sum of within-cluster variations across all </w:t>
      </w:r>
      <w:r w:rsidRPr="0053685E">
        <w:rPr>
          <w:rFonts w:eastAsia="MinionPro-It" w:cs="Arial"/>
          <w:szCs w:val="20"/>
          <w:lang w:val="en-GB"/>
        </w:rPr>
        <w:t xml:space="preserve">k </w:t>
      </w:r>
      <w:r w:rsidRPr="0053685E">
        <w:rPr>
          <w:rFonts w:eastAsia="MinionPro-Regular" w:cs="Arial"/>
          <w:szCs w:val="20"/>
          <w:lang w:val="en-GB"/>
        </w:rPr>
        <w:t>clusters.</w:t>
      </w:r>
    </w:p>
    <w:p w14:paraId="6CE02B1E" w14:textId="77777777" w:rsidR="0018327B" w:rsidRPr="0053685E" w:rsidRDefault="0018327B" w:rsidP="00C0340D">
      <w:pPr>
        <w:autoSpaceDE w:val="0"/>
        <w:autoSpaceDN w:val="0"/>
        <w:adjustRightInd w:val="0"/>
        <w:spacing w:after="0"/>
        <w:rPr>
          <w:rFonts w:eastAsia="MinionPro-Regular" w:cs="Arial"/>
          <w:szCs w:val="20"/>
          <w:lang w:val="en-GB"/>
        </w:rPr>
      </w:pPr>
    </w:p>
    <w:p w14:paraId="4F7F1DD1" w14:textId="1BBF3D7C" w:rsidR="0018327B" w:rsidRPr="0053685E" w:rsidRDefault="0018327B" w:rsidP="0018327B">
      <w:pPr>
        <w:pStyle w:val="Caption"/>
        <w:rPr>
          <w:lang w:val="en-GB"/>
          <w:rPrChange w:id="1368" w:author="Ricardo Almeida" w:date="2022-06-16T19:19:00Z">
            <w:rPr/>
          </w:rPrChange>
        </w:rPr>
      </w:pPr>
      <w:bookmarkStart w:id="1369" w:name="_Ref100601102"/>
      <w:bookmarkStart w:id="1370" w:name="_Toc100600230"/>
      <w:r w:rsidRPr="0053685E">
        <w:rPr>
          <w:lang w:val="en-GB"/>
          <w:rPrChange w:id="1371" w:author="Ricardo Almeida" w:date="2022-06-16T19:19:00Z">
            <w:rPr/>
          </w:rPrChange>
        </w:rPr>
        <w:t xml:space="preserve">Methodology </w:t>
      </w:r>
      <w:r w:rsidRPr="0053685E">
        <w:fldChar w:fldCharType="begin"/>
      </w:r>
      <w:r w:rsidRPr="0053685E">
        <w:rPr>
          <w:lang w:val="en-GB"/>
          <w:rPrChange w:id="1372" w:author="Ricardo Almeida" w:date="2022-06-16T19:19:00Z">
            <w:rPr/>
          </w:rPrChange>
        </w:rPr>
        <w:instrText xml:space="preserve"> SEQ Methodology \* ARABIC </w:instrText>
      </w:r>
      <w:r w:rsidRPr="0053685E">
        <w:fldChar w:fldCharType="separate"/>
      </w:r>
      <w:r w:rsidRPr="0053685E">
        <w:rPr>
          <w:noProof/>
          <w:lang w:val="en-GB"/>
          <w:rPrChange w:id="1373" w:author="Ricardo Almeida" w:date="2022-06-16T19:19:00Z">
            <w:rPr>
              <w:noProof/>
            </w:rPr>
          </w:rPrChange>
        </w:rPr>
        <w:t>4</w:t>
      </w:r>
      <w:r w:rsidRPr="0053685E">
        <w:fldChar w:fldCharType="end"/>
      </w:r>
      <w:bookmarkEnd w:id="1369"/>
      <w:r w:rsidRPr="0053685E">
        <w:rPr>
          <w:lang w:val="en-GB"/>
          <w:rPrChange w:id="1374" w:author="Ricardo Almeida" w:date="2022-06-16T19:19:00Z">
            <w:rPr/>
          </w:rPrChange>
        </w:rPr>
        <w:t xml:space="preserve"> – Hierarchical clustering</w:t>
      </w:r>
      <w:bookmarkEnd w:id="1370"/>
    </w:p>
    <w:p w14:paraId="12A678CB" w14:textId="703D56FC" w:rsidR="0018327B" w:rsidRPr="0053685E" w:rsidRDefault="0018327B" w:rsidP="0018327B">
      <w:pPr>
        <w:rPr>
          <w:b/>
          <w:bCs/>
          <w:lang w:val="en-GB"/>
          <w:rPrChange w:id="1375" w:author="Ricardo Almeida" w:date="2022-06-16T19:19:00Z">
            <w:rPr>
              <w:b/>
              <w:bCs/>
            </w:rPr>
          </w:rPrChange>
        </w:rPr>
      </w:pPr>
      <w:r w:rsidRPr="0053685E">
        <w:rPr>
          <w:b/>
          <w:bCs/>
          <w:lang w:val="en-GB"/>
          <w:rPrChange w:id="1376" w:author="Ricardo Almeida" w:date="2022-06-16T19:19:00Z">
            <w:rPr>
              <w:b/>
              <w:bCs/>
            </w:rPr>
          </w:rPrChange>
        </w:rPr>
        <w:t>Hierarchical Clustering</w:t>
      </w:r>
      <w:r w:rsidR="00936EE1" w:rsidRPr="0053685E">
        <w:rPr>
          <w:b/>
          <w:bCs/>
          <w:vertAlign w:val="superscript"/>
        </w:rPr>
        <w:fldChar w:fldCharType="begin"/>
      </w:r>
      <w:r w:rsidR="00936EE1" w:rsidRPr="0053685E">
        <w:rPr>
          <w:b/>
          <w:bCs/>
          <w:vertAlign w:val="superscript"/>
          <w:lang w:val="en-GB"/>
        </w:rPr>
        <w:instrText xml:space="preserve"> NOTEREF _Ref100599704 \h </w:instrText>
      </w:r>
      <w:r w:rsidR="00936EE1" w:rsidRPr="0053685E">
        <w:rPr>
          <w:b/>
          <w:bCs/>
          <w:vertAlign w:val="superscript"/>
          <w:lang w:val="en-GB"/>
          <w:rPrChange w:id="1377" w:author="Ricardo Almeida" w:date="2022-06-16T19:19:00Z">
            <w:rPr>
              <w:b/>
              <w:bCs/>
              <w:vertAlign w:val="superscript"/>
            </w:rPr>
          </w:rPrChange>
        </w:rPr>
        <w:instrText xml:space="preserve"> \* MERGEFORMAT </w:instrText>
      </w:r>
      <w:r w:rsidR="00936EE1" w:rsidRPr="0053685E">
        <w:rPr>
          <w:b/>
          <w:bCs/>
          <w:vertAlign w:val="superscript"/>
        </w:rPr>
      </w:r>
      <w:r w:rsidR="00936EE1" w:rsidRPr="0053685E">
        <w:rPr>
          <w:b/>
          <w:bCs/>
          <w:vertAlign w:val="superscript"/>
        </w:rPr>
        <w:fldChar w:fldCharType="separate"/>
      </w:r>
      <w:r w:rsidR="00936EE1" w:rsidRPr="0053685E">
        <w:rPr>
          <w:b/>
          <w:bCs/>
          <w:vertAlign w:val="superscript"/>
          <w:lang w:val="en-GB"/>
        </w:rPr>
        <w:t>1</w:t>
      </w:r>
      <w:r w:rsidR="00936EE1" w:rsidRPr="0053685E">
        <w:rPr>
          <w:b/>
          <w:bCs/>
          <w:vertAlign w:val="superscript"/>
        </w:rPr>
        <w:fldChar w:fldCharType="end"/>
      </w:r>
    </w:p>
    <w:p w14:paraId="66503CCC" w14:textId="3768C7DB" w:rsidR="0018327B" w:rsidRPr="0053685E" w:rsidRDefault="0018327B" w:rsidP="0018327B">
      <w:pPr>
        <w:autoSpaceDE w:val="0"/>
        <w:autoSpaceDN w:val="0"/>
        <w:adjustRightInd w:val="0"/>
        <w:spacing w:after="0"/>
        <w:rPr>
          <w:rFonts w:eastAsia="MinionPro-Regular" w:cs="Arial"/>
          <w:szCs w:val="20"/>
          <w:lang w:val="en-GB"/>
        </w:rPr>
      </w:pPr>
      <w:r w:rsidRPr="0053685E">
        <w:rPr>
          <w:rFonts w:eastAsia="MinionPro-Regular" w:cs="Arial"/>
          <w:szCs w:val="20"/>
          <w:lang w:val="en-GB"/>
        </w:rPr>
        <w:t xml:space="preserve">An alternative clustering approach—one that does not require us to precommit to a particular number of clusters—is known as </w:t>
      </w:r>
      <w:r w:rsidRPr="0053685E">
        <w:rPr>
          <w:rFonts w:eastAsia="MinionPro-It" w:cs="Arial"/>
          <w:szCs w:val="20"/>
          <w:lang w:val="en-GB"/>
        </w:rPr>
        <w:t>hierarchical clustering</w:t>
      </w:r>
      <w:r w:rsidRPr="0053685E">
        <w:rPr>
          <w:rFonts w:eastAsia="MinionPro-Regular" w:cs="Arial"/>
          <w:szCs w:val="20"/>
          <w:lang w:val="en-GB"/>
        </w:rPr>
        <w:t xml:space="preserve">. One version of hierarchical clustering called </w:t>
      </w:r>
      <w:r w:rsidRPr="0053685E">
        <w:rPr>
          <w:rFonts w:eastAsia="MinionPro-It" w:cs="Arial"/>
          <w:szCs w:val="20"/>
          <w:lang w:val="en-GB"/>
        </w:rPr>
        <w:t xml:space="preserve">agglomerative clustering </w:t>
      </w:r>
      <w:r w:rsidRPr="0053685E">
        <w:rPr>
          <w:rFonts w:eastAsia="MinionPro-Regular" w:cs="Arial"/>
          <w:szCs w:val="20"/>
          <w:lang w:val="en-GB"/>
        </w:rPr>
        <w:t xml:space="preserve">uses a tree-based clustering method and builds what is called a </w:t>
      </w:r>
      <w:r w:rsidRPr="0053685E">
        <w:rPr>
          <w:rFonts w:eastAsia="MinionPro-It" w:cs="Arial"/>
          <w:szCs w:val="20"/>
          <w:lang w:val="en-GB"/>
        </w:rPr>
        <w:t>dendrogram</w:t>
      </w:r>
      <w:r w:rsidRPr="0053685E">
        <w:rPr>
          <w:rFonts w:eastAsia="MinionPro-Regular" w:cs="Arial"/>
          <w:szCs w:val="20"/>
          <w:lang w:val="en-GB"/>
        </w:rPr>
        <w:t>. A dendrogram can be depicted graphically as an upside-down tree, where the leaves are at the bottom and the tree trunk is at the top.</w:t>
      </w:r>
    </w:p>
    <w:p w14:paraId="5B77DC3F" w14:textId="1077FDE2" w:rsidR="0018327B" w:rsidRPr="0053685E" w:rsidRDefault="0018327B" w:rsidP="0018327B">
      <w:pPr>
        <w:autoSpaceDE w:val="0"/>
        <w:autoSpaceDN w:val="0"/>
        <w:adjustRightInd w:val="0"/>
        <w:spacing w:after="0"/>
        <w:rPr>
          <w:rFonts w:eastAsia="MinionPro-Regular" w:cs="Arial"/>
          <w:szCs w:val="20"/>
          <w:lang w:val="en-GB"/>
        </w:rPr>
      </w:pPr>
      <w:r w:rsidRPr="0053685E">
        <w:rPr>
          <w:rFonts w:eastAsia="MinionPro-Regular" w:cs="Arial"/>
          <w:szCs w:val="20"/>
          <w:lang w:val="en-GB"/>
        </w:rPr>
        <w:t>The leaves at the very bottom are individual instances in the dataset. Hierarchical clustering then joins the leaves together—as we move vertically up the upside-down tree—based on how similar they are to each other. The instances (or groups of instances) that are most similar to each other are joined sooner, while the instances that are not as similar are joined later. With this iterative process, all the instances are eventually linked together forming the single trunk of the tree.</w:t>
      </w:r>
    </w:p>
    <w:p w14:paraId="2F670C44" w14:textId="48EBE613" w:rsidR="0018327B" w:rsidRPr="0018327B" w:rsidRDefault="0018327B" w:rsidP="0018327B">
      <w:pPr>
        <w:autoSpaceDE w:val="0"/>
        <w:autoSpaceDN w:val="0"/>
        <w:adjustRightInd w:val="0"/>
        <w:spacing w:after="0"/>
        <w:rPr>
          <w:rFonts w:eastAsia="MinionPro-Regular" w:cs="Arial"/>
          <w:szCs w:val="20"/>
          <w:lang w:val="en-GB"/>
        </w:rPr>
      </w:pPr>
      <w:r w:rsidRPr="0053685E">
        <w:rPr>
          <w:rFonts w:eastAsia="MinionPro-Regular" w:cs="Arial"/>
          <w:szCs w:val="20"/>
          <w:lang w:val="en-GB"/>
        </w:rPr>
        <w:t xml:space="preserve">This vertical depiction is very helpful. Once the hierarchical clustering algorithm has finished running, we can view the dendrogram and determine where we want to cut the tree—the lower we cut, the more individual branches we are left with (i.e., more clusters). If we want fewer clusters, we can cut higher on the dendrogram, closer to the single trunk at the very top of this upside-down tree. The placement of this horizontal cut is similar to choosing the number of </w:t>
      </w:r>
      <w:r w:rsidRPr="0053685E">
        <w:rPr>
          <w:rFonts w:eastAsia="MinionPro-It" w:cs="Arial"/>
          <w:szCs w:val="20"/>
          <w:lang w:val="en-GB"/>
        </w:rPr>
        <w:t xml:space="preserve">k </w:t>
      </w:r>
      <w:r w:rsidRPr="0053685E">
        <w:rPr>
          <w:rFonts w:eastAsia="MinionPro-Regular" w:cs="Arial"/>
          <w:szCs w:val="20"/>
          <w:lang w:val="en-GB"/>
        </w:rPr>
        <w:t xml:space="preserve">clusters in the </w:t>
      </w:r>
      <w:r w:rsidRPr="0053685E">
        <w:rPr>
          <w:rFonts w:eastAsia="MinionPro-It" w:cs="Arial"/>
          <w:szCs w:val="20"/>
          <w:lang w:val="en-GB"/>
        </w:rPr>
        <w:t>k</w:t>
      </w:r>
      <w:r w:rsidRPr="0053685E">
        <w:rPr>
          <w:rFonts w:eastAsia="MinionPro-Regular" w:cs="Arial"/>
          <w:szCs w:val="20"/>
          <w:lang w:val="en-GB"/>
        </w:rPr>
        <w:t>-means clustering algorithm.</w:t>
      </w:r>
    </w:p>
    <w:p w14:paraId="5C6D8DD6" w14:textId="71E727BA" w:rsidR="00382175" w:rsidRPr="00F45B51" w:rsidRDefault="00382175" w:rsidP="00382175">
      <w:pPr>
        <w:rPr>
          <w:lang w:val="en-GB"/>
        </w:rPr>
      </w:pPr>
    </w:p>
    <w:p w14:paraId="4BEBF45E" w14:textId="77777777" w:rsidR="00382175" w:rsidRPr="00382175" w:rsidRDefault="00382175" w:rsidP="00382175">
      <w:pPr>
        <w:rPr>
          <w:lang w:val="en-US"/>
        </w:rPr>
      </w:pPr>
    </w:p>
    <w:p w14:paraId="5C18D3CE" w14:textId="77777777" w:rsidR="00382175" w:rsidRPr="00BB325A" w:rsidRDefault="00382175" w:rsidP="00BB325A">
      <w:pPr>
        <w:rPr>
          <w:lang w:val="en-GB"/>
        </w:rPr>
      </w:pPr>
    </w:p>
    <w:sectPr w:rsidR="00382175" w:rsidRPr="00BB325A" w:rsidSect="006D6516">
      <w:headerReference w:type="default" r:id="rId53"/>
      <w:footerReference w:type="default" r:id="rId54"/>
      <w:pgSz w:w="11906" w:h="16838"/>
      <w:pgMar w:top="1440" w:right="1440" w:bottom="1440" w:left="1440" w:header="706" w:footer="706" w:gutter="0"/>
      <w:cols w:space="708"/>
      <w:titlePg/>
      <w:docGrid w:linePitch="360"/>
      <w:sectPrChange w:id="1378" w:author="Ricardo Almeida" w:date="2022-06-02T19:20:00Z">
        <w:sectPr w:rsidR="00382175" w:rsidRPr="00BB325A" w:rsidSect="006D6516">
          <w:pgMar w:top="567" w:right="567" w:bottom="567" w:left="567" w:header="709" w:footer="709"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75" w:author="BERNARDES Pedro" w:date="2022-04-14T22:04:00Z" w:initials="BP">
    <w:p w14:paraId="4E5851A3" w14:textId="7D516953" w:rsidR="00617C6B" w:rsidRPr="006F0CBF" w:rsidRDefault="00617C6B">
      <w:pPr>
        <w:pStyle w:val="CommentText"/>
        <w:rPr>
          <w:lang w:val="en-GB"/>
        </w:rPr>
      </w:pPr>
      <w:r>
        <w:rPr>
          <w:rStyle w:val="CommentReference"/>
        </w:rPr>
        <w:annotationRef/>
      </w:r>
      <w:r w:rsidR="006F0CBF" w:rsidRPr="006F0CBF">
        <w:rPr>
          <w:lang w:val="en-GB"/>
        </w:rPr>
        <w:t xml:space="preserve">Substituir por </w:t>
      </w:r>
      <w:r w:rsidRPr="006F0CBF">
        <w:rPr>
          <w:lang w:val="en-GB"/>
        </w:rPr>
        <w:t>18 year</w:t>
      </w:r>
      <w:r w:rsidR="006F0CBF" w:rsidRPr="006F0CBF">
        <w:rPr>
          <w:lang w:val="en-GB"/>
        </w:rPr>
        <w:t>s or older ?</w:t>
      </w:r>
    </w:p>
  </w:comment>
  <w:comment w:id="714" w:author="BERNARDES Pedro" w:date="2022-04-14T22:10:00Z" w:initials="BP">
    <w:p w14:paraId="37429AD3" w14:textId="07DE1E3B" w:rsidR="006F0CBF" w:rsidRDefault="006F0CBF">
      <w:pPr>
        <w:pStyle w:val="CommentText"/>
      </w:pPr>
      <w:r>
        <w:rPr>
          <w:rStyle w:val="CommentReference"/>
        </w:rPr>
        <w:annotationRef/>
      </w:r>
      <w:r>
        <w:t>confirmar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5851A3" w15:done="1"/>
  <w15:commentEx w15:paraId="37429AD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318DB" w16cex:dateUtc="2022-04-14T21:04:00Z"/>
  <w16cex:commentExtensible w16cex:durableId="26031A5E" w16cex:dateUtc="2022-04-14T21: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5851A3" w16cid:durableId="260318DB"/>
  <w16cid:commentId w16cid:paraId="37429AD3" w16cid:durableId="26031A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1BBAD" w14:textId="77777777" w:rsidR="00BE565D" w:rsidRDefault="00BE565D" w:rsidP="00064EF6">
      <w:pPr>
        <w:spacing w:after="0" w:line="240" w:lineRule="auto"/>
      </w:pPr>
      <w:r>
        <w:separator/>
      </w:r>
    </w:p>
  </w:endnote>
  <w:endnote w:type="continuationSeparator" w:id="0">
    <w:p w14:paraId="6556D681" w14:textId="77777777" w:rsidR="00BE565D" w:rsidRDefault="00BE565D" w:rsidP="00064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inionPro-Regular">
    <w:altName w:val="Yu Gothic"/>
    <w:panose1 w:val="00000000000000000000"/>
    <w:charset w:val="80"/>
    <w:family w:val="roman"/>
    <w:notTrueType/>
    <w:pitch w:val="default"/>
    <w:sig w:usb0="00000001" w:usb1="08070000" w:usb2="00000010" w:usb3="00000000" w:csb0="00020000" w:csb1="00000000"/>
  </w:font>
  <w:font w:name="MinionPro-It">
    <w:altName w:val="Yu Gothic"/>
    <w:panose1 w:val="00000000000000000000"/>
    <w:charset w:val="80"/>
    <w:family w:val="roman"/>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9686870"/>
      <w:docPartObj>
        <w:docPartGallery w:val="Page Numbers (Bottom of Page)"/>
        <w:docPartUnique/>
      </w:docPartObj>
    </w:sdtPr>
    <w:sdtEndPr>
      <w:rPr>
        <w:noProof/>
      </w:rPr>
    </w:sdtEndPr>
    <w:sdtContent>
      <w:p w14:paraId="0B581BC3" w14:textId="4EBC5E77" w:rsidR="00064EF6" w:rsidRDefault="00064EF6">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74D0FF" w14:textId="77777777" w:rsidR="00BE565D" w:rsidRDefault="00BE565D" w:rsidP="00064EF6">
      <w:pPr>
        <w:spacing w:after="0" w:line="240" w:lineRule="auto"/>
      </w:pPr>
      <w:r>
        <w:separator/>
      </w:r>
    </w:p>
  </w:footnote>
  <w:footnote w:type="continuationSeparator" w:id="0">
    <w:p w14:paraId="4F9FA601" w14:textId="77777777" w:rsidR="00BE565D" w:rsidRDefault="00BE565D" w:rsidP="00064EF6">
      <w:pPr>
        <w:spacing w:after="0" w:line="240" w:lineRule="auto"/>
      </w:pPr>
      <w:r>
        <w:continuationSeparator/>
      </w:r>
    </w:p>
  </w:footnote>
  <w:footnote w:id="1">
    <w:p w14:paraId="33218758" w14:textId="4DAD1E33" w:rsidR="00FE7BDF" w:rsidRPr="00AF2B25" w:rsidRDefault="00FE7BDF" w:rsidP="00FE7BDF">
      <w:pPr>
        <w:pStyle w:val="NormalWeb"/>
        <w:rPr>
          <w:rFonts w:ascii="Arial" w:hAnsi="Arial" w:cs="Arial"/>
          <w:sz w:val="16"/>
          <w:szCs w:val="16"/>
        </w:rPr>
      </w:pPr>
      <w:r w:rsidRPr="00AF2B25">
        <w:rPr>
          <w:rStyle w:val="FootnoteReference"/>
          <w:rFonts w:ascii="Arial" w:hAnsi="Arial" w:cs="Arial"/>
          <w:sz w:val="16"/>
          <w:szCs w:val="16"/>
        </w:rPr>
        <w:footnoteRef/>
      </w:r>
      <w:r w:rsidRPr="00AF2B25">
        <w:rPr>
          <w:rFonts w:ascii="Arial" w:hAnsi="Arial" w:cs="Arial"/>
          <w:sz w:val="16"/>
          <w:szCs w:val="16"/>
        </w:rPr>
        <w:t xml:space="preserve"> Patel, A. A. (2019). </w:t>
      </w:r>
      <w:r w:rsidRPr="00AF2B25">
        <w:rPr>
          <w:rFonts w:ascii="Arial" w:hAnsi="Arial" w:cs="Arial"/>
          <w:i/>
          <w:iCs/>
          <w:sz w:val="16"/>
          <w:szCs w:val="16"/>
        </w:rPr>
        <w:t>Hands-on unsupervised learning using Python: How to build applied machine learning solutions from unlabeled data</w:t>
      </w:r>
      <w:r w:rsidRPr="00AF2B25">
        <w:rPr>
          <w:rFonts w:ascii="Arial" w:hAnsi="Arial" w:cs="Arial"/>
          <w:sz w:val="16"/>
          <w:szCs w:val="16"/>
        </w:rPr>
        <w:t>. O'Reilly</w:t>
      </w:r>
    </w:p>
  </w:footnote>
  <w:footnote w:id="2">
    <w:p w14:paraId="7CFFBD68" w14:textId="7A781A99" w:rsidR="00AF2B25" w:rsidRPr="00AF2B25" w:rsidRDefault="00AF2B25">
      <w:pPr>
        <w:pStyle w:val="FootnoteText"/>
        <w:rPr>
          <w:lang w:val="en-GB"/>
        </w:rPr>
      </w:pPr>
      <w:r w:rsidRPr="00AF2B25">
        <w:rPr>
          <w:rStyle w:val="FootnoteReference"/>
          <w:rFonts w:ascii="Arial" w:hAnsi="Arial" w:cs="Arial"/>
          <w:sz w:val="16"/>
          <w:szCs w:val="16"/>
        </w:rPr>
        <w:footnoteRef/>
      </w:r>
      <w:r w:rsidRPr="00AF2B25">
        <w:rPr>
          <w:rFonts w:ascii="Arial" w:hAnsi="Arial" w:cs="Arial"/>
          <w:sz w:val="16"/>
          <w:szCs w:val="16"/>
        </w:rPr>
        <w:t xml:space="preserve"> James, G., Witten, D., Hastie, T. J., &amp; Tibshirani, R. J. (2017). An introduction to statistical learning: With applications in R. Springer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FED9B" w14:textId="0EF95415" w:rsidR="00F337E6" w:rsidRPr="0007102C" w:rsidRDefault="006A0FFC">
    <w:pPr>
      <w:pStyle w:val="Header"/>
      <w:rPr>
        <w:b/>
        <w:bCs/>
        <w:color w:val="525252" w:themeColor="accent3" w:themeShade="80"/>
      </w:rPr>
    </w:pPr>
    <w:r>
      <w:rPr>
        <w:noProof/>
      </w:rPr>
      <w:drawing>
        <wp:anchor distT="0" distB="0" distL="114300" distR="114300" simplePos="0" relativeHeight="251658240" behindDoc="0" locked="0" layoutInCell="1" allowOverlap="1" wp14:anchorId="7771DC8E" wp14:editId="59A26550">
          <wp:simplePos x="0" y="0"/>
          <wp:positionH relativeFrom="column">
            <wp:posOffset>33655</wp:posOffset>
          </wp:positionH>
          <wp:positionV relativeFrom="paragraph">
            <wp:posOffset>-278765</wp:posOffset>
          </wp:positionV>
          <wp:extent cx="510540" cy="483235"/>
          <wp:effectExtent l="0" t="0" r="3810" b="0"/>
          <wp:wrapSquare wrapText="bothSides"/>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1">
                    <a:extLst>
                      <a:ext uri="{28A0092B-C50C-407E-A947-70E740481C1C}">
                        <a14:useLocalDpi xmlns:a14="http://schemas.microsoft.com/office/drawing/2010/main" val="0"/>
                      </a:ext>
                    </a:extLst>
                  </a:blip>
                  <a:srcRect l="24271" t="6116" r="19991" b="5919"/>
                  <a:stretch/>
                </pic:blipFill>
                <pic:spPr bwMode="auto">
                  <a:xfrm>
                    <a:off x="0" y="0"/>
                    <a:ext cx="510540" cy="483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r>
      <w:tab/>
      <w:t xml:space="preserve">    </w:t>
    </w:r>
    <w:r>
      <w:tab/>
    </w:r>
    <w:r w:rsidRPr="0007102C">
      <w:rPr>
        <w:b/>
        <w:bCs/>
        <w:color w:val="525252" w:themeColor="accent3" w:themeShade="80"/>
      </w:rPr>
      <w:t>BookMe Project</w:t>
    </w:r>
  </w:p>
  <w:p w14:paraId="0E1B52C5" w14:textId="4942F854" w:rsidR="006A0FFC" w:rsidRDefault="006A0FFC">
    <w:pPr>
      <w:pStyle w:val="Header"/>
    </w:pPr>
  </w:p>
  <w:p w14:paraId="293D812A" w14:textId="77777777" w:rsidR="006A0FFC" w:rsidRDefault="006A0F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AE3242"/>
    <w:multiLevelType w:val="hybridMultilevel"/>
    <w:tmpl w:val="935A6C1E"/>
    <w:lvl w:ilvl="0" w:tplc="0816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8993070"/>
    <w:multiLevelType w:val="multilevel"/>
    <w:tmpl w:val="1220AE34"/>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val="0"/>
        <w:i/>
        <w:i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612A47B4"/>
    <w:multiLevelType w:val="hybridMultilevel"/>
    <w:tmpl w:val="13562E40"/>
    <w:lvl w:ilvl="0" w:tplc="8926016E">
      <w:start w:val="1"/>
      <w:numFmt w:val="lowerRoman"/>
      <w:lvlText w:val="(%1)"/>
      <w:lvlJc w:val="left"/>
      <w:pPr>
        <w:ind w:left="1080" w:hanging="72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4F13F41"/>
    <w:multiLevelType w:val="multilevel"/>
    <w:tmpl w:val="4202BC00"/>
    <w:lvl w:ilvl="0">
      <w:start w:val="2"/>
      <w:numFmt w:val="decimal"/>
      <w:lvlText w:val="%1."/>
      <w:lvlJc w:val="left"/>
      <w:pPr>
        <w:ind w:left="720" w:hanging="360"/>
      </w:pPr>
      <w:rPr>
        <w:rFonts w:hint="default"/>
        <w:lang w:val="en-G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65E25179"/>
    <w:multiLevelType w:val="multilevel"/>
    <w:tmpl w:val="93465BFE"/>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6F956BF6"/>
    <w:multiLevelType w:val="hybridMultilevel"/>
    <w:tmpl w:val="FCFE3B3A"/>
    <w:lvl w:ilvl="0" w:tplc="F0B60624">
      <w:start w:val="1"/>
      <w:numFmt w:val="lowerRoman"/>
      <w:lvlText w:val="(%1)"/>
      <w:lvlJc w:val="left"/>
      <w:pPr>
        <w:ind w:left="1080" w:hanging="720"/>
      </w:pPr>
      <w:rPr>
        <w:rFonts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85C2448"/>
    <w:multiLevelType w:val="hybridMultilevel"/>
    <w:tmpl w:val="09C4E3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41599860">
    <w:abstractNumId w:val="3"/>
  </w:num>
  <w:num w:numId="2" w16cid:durableId="1536700274">
    <w:abstractNumId w:val="6"/>
  </w:num>
  <w:num w:numId="3" w16cid:durableId="557740507">
    <w:abstractNumId w:val="5"/>
  </w:num>
  <w:num w:numId="4" w16cid:durableId="349526390">
    <w:abstractNumId w:val="1"/>
  </w:num>
  <w:num w:numId="5" w16cid:durableId="896010218">
    <w:abstractNumId w:val="4"/>
  </w:num>
  <w:num w:numId="6" w16cid:durableId="2102674951">
    <w:abstractNumId w:val="0"/>
  </w:num>
  <w:num w:numId="7" w16cid:durableId="55863574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ardo Almeida">
    <w15:presenceInfo w15:providerId="Windows Live" w15:userId="708f81e4fd72be00"/>
  </w15:person>
  <w15:person w15:author="Mariana Gil">
    <w15:presenceInfo w15:providerId="Windows Live" w15:userId="8fc8608f3ecb91c6"/>
  </w15:person>
  <w15:person w15:author="BERNARDES Pedro">
    <w15:presenceInfo w15:providerId="AD" w15:userId="S::Pedro.BERNARDES@LHOIST.com::8c1d4f8d-76f5-4e3a-ada8-30d7cf6d05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ExMTKzMDMyMzc3tjRX0lEKTi0uzszPAykwrAUA2+xSACwAAAA="/>
  </w:docVars>
  <w:rsids>
    <w:rsidRoot w:val="0096050E"/>
    <w:rsid w:val="000017E5"/>
    <w:rsid w:val="00001937"/>
    <w:rsid w:val="00012D53"/>
    <w:rsid w:val="00013E00"/>
    <w:rsid w:val="00016557"/>
    <w:rsid w:val="0002678B"/>
    <w:rsid w:val="000278B4"/>
    <w:rsid w:val="0003338D"/>
    <w:rsid w:val="00035F0E"/>
    <w:rsid w:val="00042704"/>
    <w:rsid w:val="000517B4"/>
    <w:rsid w:val="0006239C"/>
    <w:rsid w:val="00064EF6"/>
    <w:rsid w:val="0006766B"/>
    <w:rsid w:val="0007102C"/>
    <w:rsid w:val="000739D6"/>
    <w:rsid w:val="00074DEE"/>
    <w:rsid w:val="00091277"/>
    <w:rsid w:val="000A3E3C"/>
    <w:rsid w:val="000B1765"/>
    <w:rsid w:val="000B2A17"/>
    <w:rsid w:val="000C56FB"/>
    <w:rsid w:val="000C5832"/>
    <w:rsid w:val="000D0840"/>
    <w:rsid w:val="000D5B4C"/>
    <w:rsid w:val="000E3643"/>
    <w:rsid w:val="001001D2"/>
    <w:rsid w:val="00100DCB"/>
    <w:rsid w:val="0010124C"/>
    <w:rsid w:val="00102168"/>
    <w:rsid w:val="00102A5C"/>
    <w:rsid w:val="00102CBD"/>
    <w:rsid w:val="00104058"/>
    <w:rsid w:val="00107ABA"/>
    <w:rsid w:val="001119D4"/>
    <w:rsid w:val="00114AEF"/>
    <w:rsid w:val="001162CD"/>
    <w:rsid w:val="001176BA"/>
    <w:rsid w:val="001220A4"/>
    <w:rsid w:val="001247FD"/>
    <w:rsid w:val="00130BC9"/>
    <w:rsid w:val="001360DE"/>
    <w:rsid w:val="001376A9"/>
    <w:rsid w:val="00153E7C"/>
    <w:rsid w:val="00154659"/>
    <w:rsid w:val="001560EC"/>
    <w:rsid w:val="00160734"/>
    <w:rsid w:val="00160958"/>
    <w:rsid w:val="00166A63"/>
    <w:rsid w:val="0017299D"/>
    <w:rsid w:val="00174E2B"/>
    <w:rsid w:val="00182D55"/>
    <w:rsid w:val="0018327B"/>
    <w:rsid w:val="0018344A"/>
    <w:rsid w:val="00187ACC"/>
    <w:rsid w:val="0019008D"/>
    <w:rsid w:val="00194ABE"/>
    <w:rsid w:val="00195FF1"/>
    <w:rsid w:val="001C05B1"/>
    <w:rsid w:val="001C0F52"/>
    <w:rsid w:val="001C5060"/>
    <w:rsid w:val="001D0EC0"/>
    <w:rsid w:val="001E0D03"/>
    <w:rsid w:val="00200AF4"/>
    <w:rsid w:val="0021718C"/>
    <w:rsid w:val="00220DED"/>
    <w:rsid w:val="00221F33"/>
    <w:rsid w:val="002301DC"/>
    <w:rsid w:val="00230CB8"/>
    <w:rsid w:val="002346B4"/>
    <w:rsid w:val="002615A1"/>
    <w:rsid w:val="00264BD7"/>
    <w:rsid w:val="00273526"/>
    <w:rsid w:val="00274B40"/>
    <w:rsid w:val="00276073"/>
    <w:rsid w:val="0028328B"/>
    <w:rsid w:val="002843AC"/>
    <w:rsid w:val="00285B01"/>
    <w:rsid w:val="00293191"/>
    <w:rsid w:val="002A76A6"/>
    <w:rsid w:val="002B25C1"/>
    <w:rsid w:val="002C7CF6"/>
    <w:rsid w:val="002D136F"/>
    <w:rsid w:val="002D24DB"/>
    <w:rsid w:val="002D4A0D"/>
    <w:rsid w:val="002E121D"/>
    <w:rsid w:val="002E2FC4"/>
    <w:rsid w:val="002E319B"/>
    <w:rsid w:val="002E6620"/>
    <w:rsid w:val="002E68ED"/>
    <w:rsid w:val="002F2F59"/>
    <w:rsid w:val="00305C0C"/>
    <w:rsid w:val="00315F4A"/>
    <w:rsid w:val="00317B4D"/>
    <w:rsid w:val="00333CF2"/>
    <w:rsid w:val="00340081"/>
    <w:rsid w:val="00346FD1"/>
    <w:rsid w:val="003523EB"/>
    <w:rsid w:val="00352505"/>
    <w:rsid w:val="00356344"/>
    <w:rsid w:val="00364FCF"/>
    <w:rsid w:val="0037263E"/>
    <w:rsid w:val="00382175"/>
    <w:rsid w:val="00392A7B"/>
    <w:rsid w:val="00396836"/>
    <w:rsid w:val="003B3D8D"/>
    <w:rsid w:val="003B3FD1"/>
    <w:rsid w:val="003B6888"/>
    <w:rsid w:val="003B7E19"/>
    <w:rsid w:val="003C022E"/>
    <w:rsid w:val="003D05C8"/>
    <w:rsid w:val="003D26BE"/>
    <w:rsid w:val="003D5C4C"/>
    <w:rsid w:val="003D777A"/>
    <w:rsid w:val="00411BCB"/>
    <w:rsid w:val="0041585B"/>
    <w:rsid w:val="00416A5F"/>
    <w:rsid w:val="0042106C"/>
    <w:rsid w:val="004279FA"/>
    <w:rsid w:val="00443316"/>
    <w:rsid w:val="00445183"/>
    <w:rsid w:val="004634B8"/>
    <w:rsid w:val="00477005"/>
    <w:rsid w:val="004779F3"/>
    <w:rsid w:val="004834F6"/>
    <w:rsid w:val="004857B2"/>
    <w:rsid w:val="004909A6"/>
    <w:rsid w:val="004912F2"/>
    <w:rsid w:val="004B51F7"/>
    <w:rsid w:val="004C7CBC"/>
    <w:rsid w:val="004E582B"/>
    <w:rsid w:val="004E611C"/>
    <w:rsid w:val="004E7F15"/>
    <w:rsid w:val="004E7FB6"/>
    <w:rsid w:val="004F2A30"/>
    <w:rsid w:val="005037B4"/>
    <w:rsid w:val="00503A4F"/>
    <w:rsid w:val="00513773"/>
    <w:rsid w:val="00514C1B"/>
    <w:rsid w:val="00521323"/>
    <w:rsid w:val="00521F26"/>
    <w:rsid w:val="00523554"/>
    <w:rsid w:val="005235D6"/>
    <w:rsid w:val="00527FF0"/>
    <w:rsid w:val="0053685E"/>
    <w:rsid w:val="005429AE"/>
    <w:rsid w:val="005477CB"/>
    <w:rsid w:val="005511FF"/>
    <w:rsid w:val="00552A22"/>
    <w:rsid w:val="005615BD"/>
    <w:rsid w:val="00567B0E"/>
    <w:rsid w:val="00580104"/>
    <w:rsid w:val="00580408"/>
    <w:rsid w:val="005A3648"/>
    <w:rsid w:val="005D0057"/>
    <w:rsid w:val="005D2294"/>
    <w:rsid w:val="005D2E3F"/>
    <w:rsid w:val="005F5CD4"/>
    <w:rsid w:val="005F5EC7"/>
    <w:rsid w:val="00612C0A"/>
    <w:rsid w:val="00616838"/>
    <w:rsid w:val="00617C6B"/>
    <w:rsid w:val="00634BD7"/>
    <w:rsid w:val="006366E3"/>
    <w:rsid w:val="00637581"/>
    <w:rsid w:val="00650018"/>
    <w:rsid w:val="006536E0"/>
    <w:rsid w:val="0065374D"/>
    <w:rsid w:val="006648EA"/>
    <w:rsid w:val="006670F1"/>
    <w:rsid w:val="00677D8B"/>
    <w:rsid w:val="006841C4"/>
    <w:rsid w:val="006860AC"/>
    <w:rsid w:val="00696305"/>
    <w:rsid w:val="006A0FFC"/>
    <w:rsid w:val="006B48BA"/>
    <w:rsid w:val="006B75E1"/>
    <w:rsid w:val="006B7847"/>
    <w:rsid w:val="006C0FDD"/>
    <w:rsid w:val="006C52C9"/>
    <w:rsid w:val="006D4A44"/>
    <w:rsid w:val="006D6516"/>
    <w:rsid w:val="006E63F3"/>
    <w:rsid w:val="006F0CBF"/>
    <w:rsid w:val="00707093"/>
    <w:rsid w:val="00707399"/>
    <w:rsid w:val="00720792"/>
    <w:rsid w:val="00731618"/>
    <w:rsid w:val="007320A4"/>
    <w:rsid w:val="00747697"/>
    <w:rsid w:val="00750DE8"/>
    <w:rsid w:val="0075315D"/>
    <w:rsid w:val="00757148"/>
    <w:rsid w:val="00762239"/>
    <w:rsid w:val="00763274"/>
    <w:rsid w:val="007649E2"/>
    <w:rsid w:val="00781A72"/>
    <w:rsid w:val="00784093"/>
    <w:rsid w:val="00792F00"/>
    <w:rsid w:val="007C631E"/>
    <w:rsid w:val="007D3387"/>
    <w:rsid w:val="007D6582"/>
    <w:rsid w:val="007E1D53"/>
    <w:rsid w:val="007E1E55"/>
    <w:rsid w:val="007E4A39"/>
    <w:rsid w:val="007F1DF3"/>
    <w:rsid w:val="00806B3A"/>
    <w:rsid w:val="00807327"/>
    <w:rsid w:val="008172A7"/>
    <w:rsid w:val="008224CF"/>
    <w:rsid w:val="00823ABA"/>
    <w:rsid w:val="00824CB1"/>
    <w:rsid w:val="00826321"/>
    <w:rsid w:val="00826FBA"/>
    <w:rsid w:val="00830BD2"/>
    <w:rsid w:val="008321BB"/>
    <w:rsid w:val="00840664"/>
    <w:rsid w:val="008462A0"/>
    <w:rsid w:val="00850BB2"/>
    <w:rsid w:val="00850FFC"/>
    <w:rsid w:val="008514AE"/>
    <w:rsid w:val="00853446"/>
    <w:rsid w:val="00856312"/>
    <w:rsid w:val="008575CD"/>
    <w:rsid w:val="00863BFA"/>
    <w:rsid w:val="00864C94"/>
    <w:rsid w:val="00874E16"/>
    <w:rsid w:val="008801A4"/>
    <w:rsid w:val="008942BE"/>
    <w:rsid w:val="00896FDD"/>
    <w:rsid w:val="008B3D60"/>
    <w:rsid w:val="008C52D2"/>
    <w:rsid w:val="008D194F"/>
    <w:rsid w:val="008F5246"/>
    <w:rsid w:val="00901AAC"/>
    <w:rsid w:val="00902426"/>
    <w:rsid w:val="00903B14"/>
    <w:rsid w:val="0090421E"/>
    <w:rsid w:val="009079B0"/>
    <w:rsid w:val="009274A3"/>
    <w:rsid w:val="00932E0E"/>
    <w:rsid w:val="00933F45"/>
    <w:rsid w:val="0093621A"/>
    <w:rsid w:val="00936C4C"/>
    <w:rsid w:val="00936EE1"/>
    <w:rsid w:val="00937198"/>
    <w:rsid w:val="0094788B"/>
    <w:rsid w:val="00951E5F"/>
    <w:rsid w:val="00953289"/>
    <w:rsid w:val="0096050E"/>
    <w:rsid w:val="00964992"/>
    <w:rsid w:val="0096640D"/>
    <w:rsid w:val="0096772D"/>
    <w:rsid w:val="00971855"/>
    <w:rsid w:val="00982BAF"/>
    <w:rsid w:val="009875BB"/>
    <w:rsid w:val="00996339"/>
    <w:rsid w:val="009A0A9D"/>
    <w:rsid w:val="009B0DB2"/>
    <w:rsid w:val="009B6839"/>
    <w:rsid w:val="009B7B78"/>
    <w:rsid w:val="009C7D7B"/>
    <w:rsid w:val="009D5F9B"/>
    <w:rsid w:val="009D6104"/>
    <w:rsid w:val="009E27CF"/>
    <w:rsid w:val="009E48A8"/>
    <w:rsid w:val="00A06CAB"/>
    <w:rsid w:val="00A0711D"/>
    <w:rsid w:val="00A075F1"/>
    <w:rsid w:val="00A108C2"/>
    <w:rsid w:val="00A24B9F"/>
    <w:rsid w:val="00A27E78"/>
    <w:rsid w:val="00A41256"/>
    <w:rsid w:val="00A5002D"/>
    <w:rsid w:val="00A51150"/>
    <w:rsid w:val="00A537BB"/>
    <w:rsid w:val="00A53A26"/>
    <w:rsid w:val="00A5476D"/>
    <w:rsid w:val="00A633B3"/>
    <w:rsid w:val="00A65FAB"/>
    <w:rsid w:val="00A66397"/>
    <w:rsid w:val="00A71C47"/>
    <w:rsid w:val="00A7349D"/>
    <w:rsid w:val="00A857E3"/>
    <w:rsid w:val="00AA4D84"/>
    <w:rsid w:val="00AA684D"/>
    <w:rsid w:val="00AC2394"/>
    <w:rsid w:val="00AC7F36"/>
    <w:rsid w:val="00AD14CA"/>
    <w:rsid w:val="00AF2B25"/>
    <w:rsid w:val="00AF2B86"/>
    <w:rsid w:val="00AF3197"/>
    <w:rsid w:val="00AF4619"/>
    <w:rsid w:val="00AF5FE8"/>
    <w:rsid w:val="00B00D4A"/>
    <w:rsid w:val="00B06C10"/>
    <w:rsid w:val="00B07A57"/>
    <w:rsid w:val="00B14582"/>
    <w:rsid w:val="00B16927"/>
    <w:rsid w:val="00B2054D"/>
    <w:rsid w:val="00B20B6B"/>
    <w:rsid w:val="00B215D5"/>
    <w:rsid w:val="00B3059E"/>
    <w:rsid w:val="00B31AEE"/>
    <w:rsid w:val="00B32170"/>
    <w:rsid w:val="00B35308"/>
    <w:rsid w:val="00B50333"/>
    <w:rsid w:val="00B54AF4"/>
    <w:rsid w:val="00B54F64"/>
    <w:rsid w:val="00B55944"/>
    <w:rsid w:val="00B55B43"/>
    <w:rsid w:val="00B636DB"/>
    <w:rsid w:val="00B65835"/>
    <w:rsid w:val="00B70B2A"/>
    <w:rsid w:val="00B70F1A"/>
    <w:rsid w:val="00B7608C"/>
    <w:rsid w:val="00B77AC1"/>
    <w:rsid w:val="00B846C4"/>
    <w:rsid w:val="00B860A9"/>
    <w:rsid w:val="00BA0055"/>
    <w:rsid w:val="00BB325A"/>
    <w:rsid w:val="00BB3D2F"/>
    <w:rsid w:val="00BB41B0"/>
    <w:rsid w:val="00BB4AD2"/>
    <w:rsid w:val="00BB5181"/>
    <w:rsid w:val="00BC3BB8"/>
    <w:rsid w:val="00BC4043"/>
    <w:rsid w:val="00BC5D75"/>
    <w:rsid w:val="00BD1FD2"/>
    <w:rsid w:val="00BE565D"/>
    <w:rsid w:val="00C02585"/>
    <w:rsid w:val="00C0340D"/>
    <w:rsid w:val="00C35BF3"/>
    <w:rsid w:val="00C60BF7"/>
    <w:rsid w:val="00C66767"/>
    <w:rsid w:val="00C76777"/>
    <w:rsid w:val="00C8372B"/>
    <w:rsid w:val="00C84F36"/>
    <w:rsid w:val="00C94D85"/>
    <w:rsid w:val="00C954EC"/>
    <w:rsid w:val="00CA417E"/>
    <w:rsid w:val="00CC41E7"/>
    <w:rsid w:val="00CD0B0D"/>
    <w:rsid w:val="00CF6D0C"/>
    <w:rsid w:val="00D03B6C"/>
    <w:rsid w:val="00D05A03"/>
    <w:rsid w:val="00D13E89"/>
    <w:rsid w:val="00D200CD"/>
    <w:rsid w:val="00D23D90"/>
    <w:rsid w:val="00D3393D"/>
    <w:rsid w:val="00D40343"/>
    <w:rsid w:val="00D42F4C"/>
    <w:rsid w:val="00D465A9"/>
    <w:rsid w:val="00D5366E"/>
    <w:rsid w:val="00D561B0"/>
    <w:rsid w:val="00D713DA"/>
    <w:rsid w:val="00D7427F"/>
    <w:rsid w:val="00D76C1E"/>
    <w:rsid w:val="00D80922"/>
    <w:rsid w:val="00D8705C"/>
    <w:rsid w:val="00D87C15"/>
    <w:rsid w:val="00D91582"/>
    <w:rsid w:val="00D95487"/>
    <w:rsid w:val="00DA00A5"/>
    <w:rsid w:val="00DA0FD6"/>
    <w:rsid w:val="00DB4A4C"/>
    <w:rsid w:val="00DB5894"/>
    <w:rsid w:val="00DB5B44"/>
    <w:rsid w:val="00DB7842"/>
    <w:rsid w:val="00DC3B93"/>
    <w:rsid w:val="00DC54EE"/>
    <w:rsid w:val="00DC5925"/>
    <w:rsid w:val="00DC736C"/>
    <w:rsid w:val="00DE4DDA"/>
    <w:rsid w:val="00DF1AB4"/>
    <w:rsid w:val="00DF2404"/>
    <w:rsid w:val="00DF31AD"/>
    <w:rsid w:val="00DF5819"/>
    <w:rsid w:val="00E014D1"/>
    <w:rsid w:val="00E169C0"/>
    <w:rsid w:val="00E2174A"/>
    <w:rsid w:val="00E220D2"/>
    <w:rsid w:val="00E26989"/>
    <w:rsid w:val="00E316E4"/>
    <w:rsid w:val="00E32E6F"/>
    <w:rsid w:val="00E3550E"/>
    <w:rsid w:val="00E35776"/>
    <w:rsid w:val="00E35A58"/>
    <w:rsid w:val="00E430A6"/>
    <w:rsid w:val="00E47F49"/>
    <w:rsid w:val="00E57252"/>
    <w:rsid w:val="00E6191F"/>
    <w:rsid w:val="00E628F3"/>
    <w:rsid w:val="00E75353"/>
    <w:rsid w:val="00E80544"/>
    <w:rsid w:val="00E81277"/>
    <w:rsid w:val="00EA4993"/>
    <w:rsid w:val="00EA7ACE"/>
    <w:rsid w:val="00EB4882"/>
    <w:rsid w:val="00EB5E93"/>
    <w:rsid w:val="00EC134E"/>
    <w:rsid w:val="00EE4A7B"/>
    <w:rsid w:val="00EE6F68"/>
    <w:rsid w:val="00EF012D"/>
    <w:rsid w:val="00EF4E46"/>
    <w:rsid w:val="00F11C82"/>
    <w:rsid w:val="00F1498F"/>
    <w:rsid w:val="00F337E6"/>
    <w:rsid w:val="00F33E3D"/>
    <w:rsid w:val="00F37F02"/>
    <w:rsid w:val="00F44A7A"/>
    <w:rsid w:val="00F45B51"/>
    <w:rsid w:val="00F60E7F"/>
    <w:rsid w:val="00F6622C"/>
    <w:rsid w:val="00F67A48"/>
    <w:rsid w:val="00F73344"/>
    <w:rsid w:val="00F76450"/>
    <w:rsid w:val="00F7738C"/>
    <w:rsid w:val="00F90204"/>
    <w:rsid w:val="00F94012"/>
    <w:rsid w:val="00F953C2"/>
    <w:rsid w:val="00F964B9"/>
    <w:rsid w:val="00FA095C"/>
    <w:rsid w:val="00FB283A"/>
    <w:rsid w:val="00FC1300"/>
    <w:rsid w:val="00FC33FD"/>
    <w:rsid w:val="00FE1E27"/>
    <w:rsid w:val="00FE39EB"/>
    <w:rsid w:val="00FE4E63"/>
    <w:rsid w:val="00FE7BDF"/>
    <w:rsid w:val="00FF29B9"/>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69CCBE"/>
  <w15:chartTrackingRefBased/>
  <w15:docId w15:val="{23C1F875-2F5C-4903-90D3-2807D8412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 ML"/>
    <w:qFormat/>
    <w:rsid w:val="00650018"/>
    <w:pPr>
      <w:spacing w:after="40" w:line="360" w:lineRule="auto"/>
      <w:jc w:val="both"/>
    </w:pPr>
    <w:rPr>
      <w:rFonts w:ascii="Arial" w:hAnsi="Arial"/>
      <w:sz w:val="20"/>
    </w:rPr>
  </w:style>
  <w:style w:type="paragraph" w:styleId="Heading1">
    <w:name w:val="heading 1"/>
    <w:aliases w:val="Heading 1 - ML"/>
    <w:basedOn w:val="Normal"/>
    <w:next w:val="Normal"/>
    <w:link w:val="Heading1Char"/>
    <w:uiPriority w:val="9"/>
    <w:qFormat/>
    <w:rsid w:val="002D136F"/>
    <w:pPr>
      <w:keepNext/>
      <w:keepLines/>
      <w:spacing w:before="240" w:after="0"/>
      <w:outlineLvl w:val="0"/>
    </w:pPr>
    <w:rPr>
      <w:rFonts w:eastAsiaTheme="majorEastAsia" w:cstheme="majorBidi"/>
      <w:b/>
      <w:sz w:val="24"/>
      <w:szCs w:val="32"/>
    </w:rPr>
  </w:style>
  <w:style w:type="paragraph" w:styleId="Heading2">
    <w:name w:val="heading 2"/>
    <w:aliases w:val="Heading 2 - ML"/>
    <w:basedOn w:val="Normal"/>
    <w:next w:val="Normal"/>
    <w:link w:val="Heading2Char"/>
    <w:uiPriority w:val="9"/>
    <w:unhideWhenUsed/>
    <w:qFormat/>
    <w:rsid w:val="00513773"/>
    <w:pPr>
      <w:keepNext/>
      <w:keepLines/>
      <w:spacing w:before="40" w:after="0"/>
      <w:outlineLvl w:val="1"/>
    </w:pPr>
    <w:rPr>
      <w:rFonts w:eastAsiaTheme="majorEastAsia" w:cstheme="majorBidi"/>
      <w:b/>
      <w:i/>
      <w:sz w:val="22"/>
      <w:szCs w:val="26"/>
    </w:rPr>
  </w:style>
  <w:style w:type="paragraph" w:styleId="Heading3">
    <w:name w:val="heading 3"/>
    <w:basedOn w:val="Heading2"/>
    <w:next w:val="Normal"/>
    <w:link w:val="Heading3Char"/>
    <w:uiPriority w:val="9"/>
    <w:unhideWhenUsed/>
    <w:qFormat/>
    <w:rsid w:val="00CA417E"/>
    <w:pPr>
      <w:outlineLvl w:val="2"/>
    </w:pPr>
    <w:rPr>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 ML Char"/>
    <w:basedOn w:val="DefaultParagraphFont"/>
    <w:link w:val="Heading1"/>
    <w:uiPriority w:val="9"/>
    <w:rsid w:val="002D136F"/>
    <w:rPr>
      <w:rFonts w:ascii="Arial" w:eastAsiaTheme="majorEastAsia" w:hAnsi="Arial" w:cstheme="majorBidi"/>
      <w:b/>
      <w:sz w:val="24"/>
      <w:szCs w:val="32"/>
    </w:rPr>
  </w:style>
  <w:style w:type="character" w:customStyle="1" w:styleId="Heading2Char">
    <w:name w:val="Heading 2 Char"/>
    <w:aliases w:val="Heading 2 - ML Char"/>
    <w:basedOn w:val="DefaultParagraphFont"/>
    <w:link w:val="Heading2"/>
    <w:uiPriority w:val="9"/>
    <w:rsid w:val="00513773"/>
    <w:rPr>
      <w:rFonts w:ascii="Arial" w:eastAsiaTheme="majorEastAsia" w:hAnsi="Arial" w:cstheme="majorBidi"/>
      <w:b/>
      <w:i/>
      <w:szCs w:val="26"/>
    </w:rPr>
  </w:style>
  <w:style w:type="paragraph" w:styleId="TOCHeading">
    <w:name w:val="TOC Heading"/>
    <w:basedOn w:val="Heading1"/>
    <w:next w:val="Normal"/>
    <w:uiPriority w:val="39"/>
    <w:unhideWhenUsed/>
    <w:qFormat/>
    <w:rsid w:val="00F7738C"/>
    <w:pPr>
      <w:spacing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F7738C"/>
    <w:pPr>
      <w:spacing w:after="100"/>
    </w:pPr>
  </w:style>
  <w:style w:type="character" w:styleId="Hyperlink">
    <w:name w:val="Hyperlink"/>
    <w:basedOn w:val="DefaultParagraphFont"/>
    <w:uiPriority w:val="99"/>
    <w:unhideWhenUsed/>
    <w:rsid w:val="00F7738C"/>
    <w:rPr>
      <w:color w:val="0563C1" w:themeColor="hyperlink"/>
      <w:u w:val="single"/>
    </w:rPr>
  </w:style>
  <w:style w:type="paragraph" w:styleId="Header">
    <w:name w:val="header"/>
    <w:basedOn w:val="Normal"/>
    <w:link w:val="HeaderChar"/>
    <w:uiPriority w:val="99"/>
    <w:unhideWhenUsed/>
    <w:rsid w:val="00064EF6"/>
    <w:pPr>
      <w:tabs>
        <w:tab w:val="center" w:pos="4252"/>
        <w:tab w:val="right" w:pos="8504"/>
      </w:tabs>
      <w:spacing w:after="0" w:line="240" w:lineRule="auto"/>
    </w:pPr>
  </w:style>
  <w:style w:type="character" w:customStyle="1" w:styleId="HeaderChar">
    <w:name w:val="Header Char"/>
    <w:basedOn w:val="DefaultParagraphFont"/>
    <w:link w:val="Header"/>
    <w:uiPriority w:val="99"/>
    <w:rsid w:val="00064EF6"/>
    <w:rPr>
      <w:rFonts w:ascii="Arial" w:hAnsi="Arial"/>
      <w:sz w:val="20"/>
    </w:rPr>
  </w:style>
  <w:style w:type="paragraph" w:styleId="Footer">
    <w:name w:val="footer"/>
    <w:basedOn w:val="Normal"/>
    <w:link w:val="FooterChar"/>
    <w:uiPriority w:val="99"/>
    <w:unhideWhenUsed/>
    <w:rsid w:val="00064EF6"/>
    <w:pPr>
      <w:tabs>
        <w:tab w:val="center" w:pos="4252"/>
        <w:tab w:val="right" w:pos="8504"/>
      </w:tabs>
      <w:spacing w:after="0" w:line="240" w:lineRule="auto"/>
    </w:pPr>
  </w:style>
  <w:style w:type="character" w:customStyle="1" w:styleId="FooterChar">
    <w:name w:val="Footer Char"/>
    <w:basedOn w:val="DefaultParagraphFont"/>
    <w:link w:val="Footer"/>
    <w:uiPriority w:val="99"/>
    <w:rsid w:val="00064EF6"/>
    <w:rPr>
      <w:rFonts w:ascii="Arial" w:hAnsi="Arial"/>
      <w:sz w:val="20"/>
    </w:rPr>
  </w:style>
  <w:style w:type="paragraph" w:styleId="ListParagraph">
    <w:name w:val="List Paragraph"/>
    <w:basedOn w:val="Normal"/>
    <w:uiPriority w:val="34"/>
    <w:qFormat/>
    <w:rsid w:val="006366E3"/>
    <w:pPr>
      <w:ind w:left="720"/>
      <w:contextualSpacing/>
    </w:pPr>
  </w:style>
  <w:style w:type="paragraph" w:styleId="TOC2">
    <w:name w:val="toc 2"/>
    <w:basedOn w:val="Normal"/>
    <w:next w:val="Normal"/>
    <w:autoRedefine/>
    <w:uiPriority w:val="39"/>
    <w:unhideWhenUsed/>
    <w:rsid w:val="00A7349D"/>
    <w:pPr>
      <w:spacing w:after="100"/>
      <w:ind w:left="200"/>
    </w:pPr>
  </w:style>
  <w:style w:type="paragraph" w:styleId="Caption">
    <w:name w:val="caption"/>
    <w:basedOn w:val="Normal"/>
    <w:next w:val="Normal"/>
    <w:uiPriority w:val="35"/>
    <w:unhideWhenUsed/>
    <w:qFormat/>
    <w:rsid w:val="00DE4DDA"/>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A65FAB"/>
    <w:pPr>
      <w:spacing w:after="0" w:line="240" w:lineRule="auto"/>
      <w:jc w:val="left"/>
    </w:pPr>
    <w:rPr>
      <w:rFonts w:asciiTheme="minorHAnsi" w:hAnsiTheme="minorHAnsi"/>
      <w:szCs w:val="20"/>
      <w:lang w:val="en-US"/>
    </w:rPr>
  </w:style>
  <w:style w:type="character" w:customStyle="1" w:styleId="FootnoteTextChar">
    <w:name w:val="Footnote Text Char"/>
    <w:basedOn w:val="DefaultParagraphFont"/>
    <w:link w:val="FootnoteText"/>
    <w:uiPriority w:val="99"/>
    <w:semiHidden/>
    <w:rsid w:val="00A65FAB"/>
    <w:rPr>
      <w:sz w:val="20"/>
      <w:szCs w:val="20"/>
      <w:lang w:val="en-US"/>
    </w:rPr>
  </w:style>
  <w:style w:type="character" w:styleId="FootnoteReference">
    <w:name w:val="footnote reference"/>
    <w:basedOn w:val="DefaultParagraphFont"/>
    <w:uiPriority w:val="99"/>
    <w:semiHidden/>
    <w:unhideWhenUsed/>
    <w:rsid w:val="00A65FAB"/>
    <w:rPr>
      <w:vertAlign w:val="superscript"/>
    </w:rPr>
  </w:style>
  <w:style w:type="character" w:styleId="Emphasis">
    <w:name w:val="Emphasis"/>
    <w:basedOn w:val="DefaultParagraphFont"/>
    <w:uiPriority w:val="20"/>
    <w:qFormat/>
    <w:rsid w:val="005D2294"/>
    <w:rPr>
      <w:i/>
      <w:iCs/>
    </w:rPr>
  </w:style>
  <w:style w:type="paragraph" w:styleId="NormalWeb">
    <w:name w:val="Normal (Web)"/>
    <w:basedOn w:val="Normal"/>
    <w:uiPriority w:val="99"/>
    <w:unhideWhenUsed/>
    <w:rsid w:val="005D2294"/>
    <w:pPr>
      <w:spacing w:before="100" w:beforeAutospacing="1" w:after="100" w:afterAutospacing="1" w:line="240" w:lineRule="auto"/>
      <w:jc w:val="left"/>
    </w:pPr>
    <w:rPr>
      <w:rFonts w:ascii="Times New Roman" w:eastAsia="Times New Roman" w:hAnsi="Times New Roman" w:cs="Times New Roman"/>
      <w:sz w:val="24"/>
      <w:szCs w:val="24"/>
      <w:lang w:val="en-GB" w:eastAsia="en-GB"/>
    </w:rPr>
  </w:style>
  <w:style w:type="character" w:styleId="PlaceholderText">
    <w:name w:val="Placeholder Text"/>
    <w:basedOn w:val="DefaultParagraphFont"/>
    <w:uiPriority w:val="99"/>
    <w:semiHidden/>
    <w:rsid w:val="0065374D"/>
    <w:rPr>
      <w:color w:val="808080"/>
    </w:rPr>
  </w:style>
  <w:style w:type="character" w:customStyle="1" w:styleId="Heading3Char">
    <w:name w:val="Heading 3 Char"/>
    <w:basedOn w:val="DefaultParagraphFont"/>
    <w:link w:val="Heading3"/>
    <w:uiPriority w:val="9"/>
    <w:rsid w:val="00CA417E"/>
    <w:rPr>
      <w:rFonts w:ascii="Arial" w:eastAsiaTheme="majorEastAsia" w:hAnsi="Arial" w:cstheme="majorBidi"/>
      <w:b/>
      <w:i/>
      <w:sz w:val="20"/>
      <w:szCs w:val="24"/>
    </w:rPr>
  </w:style>
  <w:style w:type="paragraph" w:styleId="TableofFigures">
    <w:name w:val="table of figures"/>
    <w:basedOn w:val="Normal"/>
    <w:next w:val="Normal"/>
    <w:uiPriority w:val="99"/>
    <w:unhideWhenUsed/>
    <w:rsid w:val="004634B8"/>
    <w:pPr>
      <w:spacing w:after="0"/>
    </w:pPr>
  </w:style>
  <w:style w:type="paragraph" w:styleId="TOC3">
    <w:name w:val="toc 3"/>
    <w:basedOn w:val="Normal"/>
    <w:next w:val="Normal"/>
    <w:autoRedefine/>
    <w:uiPriority w:val="39"/>
    <w:unhideWhenUsed/>
    <w:rsid w:val="00E169C0"/>
    <w:pPr>
      <w:spacing w:after="100"/>
      <w:ind w:left="400"/>
    </w:pPr>
  </w:style>
  <w:style w:type="character" w:styleId="CommentReference">
    <w:name w:val="annotation reference"/>
    <w:basedOn w:val="DefaultParagraphFont"/>
    <w:uiPriority w:val="99"/>
    <w:semiHidden/>
    <w:unhideWhenUsed/>
    <w:rsid w:val="00617C6B"/>
    <w:rPr>
      <w:sz w:val="16"/>
      <w:szCs w:val="16"/>
    </w:rPr>
  </w:style>
  <w:style w:type="paragraph" w:styleId="CommentText">
    <w:name w:val="annotation text"/>
    <w:basedOn w:val="Normal"/>
    <w:link w:val="CommentTextChar"/>
    <w:uiPriority w:val="99"/>
    <w:semiHidden/>
    <w:unhideWhenUsed/>
    <w:rsid w:val="00617C6B"/>
    <w:pPr>
      <w:spacing w:line="240" w:lineRule="auto"/>
    </w:pPr>
    <w:rPr>
      <w:szCs w:val="20"/>
    </w:rPr>
  </w:style>
  <w:style w:type="character" w:customStyle="1" w:styleId="CommentTextChar">
    <w:name w:val="Comment Text Char"/>
    <w:basedOn w:val="DefaultParagraphFont"/>
    <w:link w:val="CommentText"/>
    <w:uiPriority w:val="99"/>
    <w:semiHidden/>
    <w:rsid w:val="00617C6B"/>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617C6B"/>
    <w:rPr>
      <w:b/>
      <w:bCs/>
    </w:rPr>
  </w:style>
  <w:style w:type="character" w:customStyle="1" w:styleId="CommentSubjectChar">
    <w:name w:val="Comment Subject Char"/>
    <w:basedOn w:val="CommentTextChar"/>
    <w:link w:val="CommentSubject"/>
    <w:uiPriority w:val="99"/>
    <w:semiHidden/>
    <w:rsid w:val="00617C6B"/>
    <w:rPr>
      <w:rFonts w:ascii="Arial" w:hAnsi="Arial"/>
      <w:b/>
      <w:bCs/>
      <w:sz w:val="20"/>
      <w:szCs w:val="20"/>
    </w:rPr>
  </w:style>
  <w:style w:type="paragraph" w:styleId="Revision">
    <w:name w:val="Revision"/>
    <w:hidden/>
    <w:uiPriority w:val="99"/>
    <w:semiHidden/>
    <w:rsid w:val="00521F26"/>
    <w:pPr>
      <w:spacing w:after="0" w:line="240" w:lineRule="auto"/>
    </w:pPr>
    <w:rPr>
      <w:rFonts w:ascii="Arial" w:hAnsi="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953710">
      <w:bodyDiv w:val="1"/>
      <w:marLeft w:val="0"/>
      <w:marRight w:val="0"/>
      <w:marTop w:val="0"/>
      <w:marBottom w:val="0"/>
      <w:divBdr>
        <w:top w:val="none" w:sz="0" w:space="0" w:color="auto"/>
        <w:left w:val="none" w:sz="0" w:space="0" w:color="auto"/>
        <w:bottom w:val="none" w:sz="0" w:space="0" w:color="auto"/>
        <w:right w:val="none" w:sz="0" w:space="0" w:color="auto"/>
      </w:divBdr>
    </w:div>
    <w:div w:id="796610245">
      <w:bodyDiv w:val="1"/>
      <w:marLeft w:val="0"/>
      <w:marRight w:val="0"/>
      <w:marTop w:val="0"/>
      <w:marBottom w:val="0"/>
      <w:divBdr>
        <w:top w:val="none" w:sz="0" w:space="0" w:color="auto"/>
        <w:left w:val="none" w:sz="0" w:space="0" w:color="auto"/>
        <w:bottom w:val="none" w:sz="0" w:space="0" w:color="auto"/>
        <w:right w:val="none" w:sz="0" w:space="0" w:color="auto"/>
      </w:divBdr>
    </w:div>
    <w:div w:id="1012487255">
      <w:bodyDiv w:val="1"/>
      <w:marLeft w:val="0"/>
      <w:marRight w:val="0"/>
      <w:marTop w:val="0"/>
      <w:marBottom w:val="0"/>
      <w:divBdr>
        <w:top w:val="none" w:sz="0" w:space="0" w:color="auto"/>
        <w:left w:val="none" w:sz="0" w:space="0" w:color="auto"/>
        <w:bottom w:val="none" w:sz="0" w:space="0" w:color="auto"/>
        <w:right w:val="none" w:sz="0" w:space="0" w:color="auto"/>
      </w:divBdr>
    </w:div>
    <w:div w:id="1081368519">
      <w:bodyDiv w:val="1"/>
      <w:marLeft w:val="0"/>
      <w:marRight w:val="0"/>
      <w:marTop w:val="0"/>
      <w:marBottom w:val="0"/>
      <w:divBdr>
        <w:top w:val="none" w:sz="0" w:space="0" w:color="auto"/>
        <w:left w:val="none" w:sz="0" w:space="0" w:color="auto"/>
        <w:bottom w:val="none" w:sz="0" w:space="0" w:color="auto"/>
        <w:right w:val="none" w:sz="0" w:space="0" w:color="auto"/>
      </w:divBdr>
    </w:div>
    <w:div w:id="1231959598">
      <w:bodyDiv w:val="1"/>
      <w:marLeft w:val="0"/>
      <w:marRight w:val="0"/>
      <w:marTop w:val="0"/>
      <w:marBottom w:val="0"/>
      <w:divBdr>
        <w:top w:val="none" w:sz="0" w:space="0" w:color="auto"/>
        <w:left w:val="none" w:sz="0" w:space="0" w:color="auto"/>
        <w:bottom w:val="none" w:sz="0" w:space="0" w:color="auto"/>
        <w:right w:val="none" w:sz="0" w:space="0" w:color="auto"/>
      </w:divBdr>
    </w:div>
    <w:div w:id="1630353152">
      <w:bodyDiv w:val="1"/>
      <w:marLeft w:val="0"/>
      <w:marRight w:val="0"/>
      <w:marTop w:val="0"/>
      <w:marBottom w:val="0"/>
      <w:divBdr>
        <w:top w:val="none" w:sz="0" w:space="0" w:color="auto"/>
        <w:left w:val="none" w:sz="0" w:space="0" w:color="auto"/>
        <w:bottom w:val="none" w:sz="0" w:space="0" w:color="auto"/>
        <w:right w:val="none" w:sz="0" w:space="0" w:color="auto"/>
      </w:divBdr>
    </w:div>
    <w:div w:id="1864129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microsoft.com/office/2011/relationships/people" Target="people.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microsoft.com/office/2011/relationships/commentsExtended" Target="commentsExtended.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2.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Pat</b:Tag>
    <b:SourceType>Book</b:SourceType>
    <b:Guid>{88180BE6-5C22-4236-B65F-C9A4C1854BA4}</b:Guid>
    <b:Author>
      <b:Author>
        <b:NameList>
          <b:Person>
            <b:Last>Patel</b:Last>
            <b:First>A.</b:First>
            <b:Middle>A.</b:Middle>
          </b:Person>
        </b:NameList>
      </b:Author>
    </b:Author>
    <b:Title>Hands-on unsupervised learning using Python: How to build applied machine learning solutions from unlabeled data</b:Title>
    <b:City>2019</b:City>
    <b:Publisher> O'Reilly</b:Publisher>
    <b:RefOrder>1</b:RefOrder>
  </b:Source>
</b:Sources>
</file>

<file path=customXml/itemProps1.xml><?xml version="1.0" encoding="utf-8"?>
<ds:datastoreItem xmlns:ds="http://schemas.openxmlformats.org/officeDocument/2006/customXml" ds:itemID="{8E2F0AA6-92DA-48F0-B25E-37B872F31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2542</TotalTime>
  <Pages>26</Pages>
  <Words>5436</Words>
  <Characters>30991</Characters>
  <Application>Microsoft Office Word</Application>
  <DocSecurity>0</DocSecurity>
  <Lines>258</Lines>
  <Paragraphs>72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36355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Soraia Alves</dc:creator>
  <cp:keywords/>
  <dc:description/>
  <cp:lastModifiedBy>Ricardo Almeida</cp:lastModifiedBy>
  <cp:revision>174</cp:revision>
  <dcterms:created xsi:type="dcterms:W3CDTF">2022-06-02T18:11:00Z</dcterms:created>
  <dcterms:modified xsi:type="dcterms:W3CDTF">2022-06-18T15:37:00Z</dcterms:modified>
</cp:coreProperties>
</file>